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11704" w14:textId="05F1E604" w:rsidR="00776521" w:rsidRPr="00776521" w:rsidRDefault="00FA505C" w:rsidP="00776521">
      <w:pPr>
        <w:pStyle w:val="Title"/>
        <w:rPr>
          <w:sz w:val="50"/>
          <w:szCs w:val="50"/>
        </w:rPr>
      </w:pPr>
      <w:bookmarkStart w:id="0" w:name="_Hlk71902738"/>
      <w:bookmarkEnd w:id="0"/>
      <w:r w:rsidRPr="00251A29">
        <w:rPr>
          <w:sz w:val="50"/>
          <w:szCs w:val="50"/>
        </w:rPr>
        <w:t>Intro to Unreal Engine</w:t>
      </w:r>
      <w:r w:rsidR="00776521">
        <w:rPr>
          <w:sz w:val="50"/>
          <w:szCs w:val="50"/>
        </w:rPr>
        <w:t xml:space="preserve">  - </w:t>
      </w:r>
      <w:r w:rsidRPr="00251A29">
        <w:rPr>
          <w:sz w:val="50"/>
          <w:szCs w:val="50"/>
        </w:rPr>
        <w:t xml:space="preserve">Part </w:t>
      </w:r>
      <w:r w:rsidR="00F90B6D">
        <w:rPr>
          <w:sz w:val="50"/>
          <w:szCs w:val="50"/>
        </w:rPr>
        <w:t>Three</w:t>
      </w:r>
      <w:r w:rsidR="00776521">
        <w:rPr>
          <w:sz w:val="50"/>
          <w:szCs w:val="50"/>
        </w:rPr>
        <w:t xml:space="preserve"> </w:t>
      </w:r>
    </w:p>
    <w:p w14:paraId="5A4B1388" w14:textId="7C37874E" w:rsidR="00FA505C" w:rsidRPr="00251A29" w:rsidRDefault="00CA5102" w:rsidP="00776521">
      <w:pPr>
        <w:pStyle w:val="Subtitle"/>
      </w:pPr>
      <w:r>
        <w:t>Power Ups</w:t>
      </w:r>
      <w:r w:rsidR="006667D7">
        <w:t xml:space="preserve">, </w:t>
      </w:r>
      <w:r>
        <w:t>Collectibles</w:t>
      </w:r>
      <w:r w:rsidR="006667D7">
        <w:t>, and Public Variables</w:t>
      </w:r>
    </w:p>
    <w:p w14:paraId="6DA27556" w14:textId="42087A5D" w:rsidR="0058588E" w:rsidRDefault="00366804" w:rsidP="0008456E">
      <w:pPr>
        <w:pStyle w:val="Heading1"/>
      </w:pPr>
      <w:r>
        <w:t>Overview</w:t>
      </w:r>
    </w:p>
    <w:p w14:paraId="36F4B0CD" w14:textId="51698479" w:rsidR="009D197E" w:rsidRDefault="00BE21FB" w:rsidP="00BE21FB">
      <w:r>
        <w:t xml:space="preserve">This is the third </w:t>
      </w:r>
      <w:r w:rsidR="00090ACB">
        <w:t>part</w:t>
      </w:r>
      <w:r>
        <w:t xml:space="preserve"> </w:t>
      </w:r>
      <w:r w:rsidR="00090ACB">
        <w:t>of our five-part introduction to Unreal Engine</w:t>
      </w:r>
      <w:r>
        <w:t xml:space="preserve">. When the player reaches this level, they will have navigated our parkour challenge and defeated our moving-island mayhem. </w:t>
      </w:r>
      <w:r w:rsidRPr="00A763D5">
        <w:rPr>
          <w:i/>
          <w:iCs/>
        </w:rPr>
        <w:t>Inconceivable!</w:t>
      </w:r>
      <w:r>
        <w:t xml:space="preserve"> The player is getting closer to finding the key and unlocking the secret door.</w:t>
      </w:r>
      <w:r w:rsidR="00090ACB">
        <w:t xml:space="preserve"> </w:t>
      </w:r>
      <w:r>
        <w:t>In this activity, you will be adding a power-up that allows the player to reach platforms that are much higher than they can reach right now. We will also look at the code that makes this power-up work, giving you a chance to make changes to improve the gameplay. Then you will add coin pickups to entice the player to explore new areas of the map.</w:t>
      </w:r>
    </w:p>
    <w:p w14:paraId="70E5D3B2" w14:textId="39E72E8A" w:rsidR="009031FF" w:rsidRDefault="009031FF" w:rsidP="00BE21FB">
      <w:r>
        <w:t>This module contains screenshot from Unreal Engine 4. Although the look and feel of the UI has been updated for Unreal Engine 5, you should still be able to follow these screenshots while working through this tutorial. Please alert your instructor if you come across instructions or screenshots that need to be updated.</w:t>
      </w:r>
    </w:p>
    <w:p w14:paraId="5D379410" w14:textId="43AF537B" w:rsidR="00E33B59" w:rsidRDefault="00E33B59" w:rsidP="00E33B59">
      <w:pPr>
        <w:pStyle w:val="Heading1"/>
      </w:pPr>
      <w:r>
        <w:t>Learning Outcomes</w:t>
      </w:r>
    </w:p>
    <w:p w14:paraId="38227226" w14:textId="19751136" w:rsidR="00E33B59" w:rsidRDefault="00E33B59" w:rsidP="00E33B59">
      <w:r>
        <w:t xml:space="preserve">By the end of this </w:t>
      </w:r>
      <w:r w:rsidR="00D96F1F">
        <w:t>module,</w:t>
      </w:r>
      <w:r>
        <w:t xml:space="preserve"> you should be able to:</w:t>
      </w:r>
    </w:p>
    <w:p w14:paraId="09952D29" w14:textId="77777777" w:rsidR="00857210" w:rsidRDefault="003B70EC" w:rsidP="00E33B59">
      <w:pPr>
        <w:pStyle w:val="ListParagraph"/>
        <w:numPr>
          <w:ilvl w:val="0"/>
          <w:numId w:val="23"/>
        </w:numPr>
      </w:pPr>
      <w:r>
        <w:t xml:space="preserve">Explain </w:t>
      </w:r>
      <w:r w:rsidR="001B0B7D">
        <w:t>how Unreal Engine assets</w:t>
      </w:r>
      <w:r w:rsidR="00857210">
        <w:t xml:space="preserve"> can be customized using public variables.</w:t>
      </w:r>
    </w:p>
    <w:p w14:paraId="580BF15E" w14:textId="69AA29EE" w:rsidR="00E33B59" w:rsidRDefault="00857210" w:rsidP="005D6286">
      <w:pPr>
        <w:pStyle w:val="ListParagraph"/>
        <w:numPr>
          <w:ilvl w:val="0"/>
          <w:numId w:val="23"/>
        </w:numPr>
      </w:pPr>
      <w:r>
        <w:t>Open the Event Graph</w:t>
      </w:r>
      <w:r w:rsidR="003B70EC">
        <w:t xml:space="preserve"> </w:t>
      </w:r>
      <w:r>
        <w:t>associated with an asset to view the Blueprint code.</w:t>
      </w:r>
    </w:p>
    <w:p w14:paraId="40178D7E" w14:textId="57D80DFC" w:rsidR="005D6286" w:rsidRDefault="005D6286" w:rsidP="005D6286">
      <w:pPr>
        <w:pStyle w:val="ListParagraph"/>
        <w:numPr>
          <w:ilvl w:val="0"/>
          <w:numId w:val="23"/>
        </w:numPr>
      </w:pPr>
      <w:r>
        <w:t>Read Blueprint code by following the flow of the node and wire logic.</w:t>
      </w:r>
    </w:p>
    <w:p w14:paraId="53EDF229" w14:textId="797659EC" w:rsidR="0058588E" w:rsidRDefault="00781BA7" w:rsidP="009E28EF">
      <w:pPr>
        <w:pStyle w:val="Heading1"/>
      </w:pPr>
      <w:r>
        <w:t>Let’s Play</w:t>
      </w:r>
    </w:p>
    <w:p w14:paraId="16FF8058" w14:textId="07C33865" w:rsidR="00C4267E" w:rsidRDefault="00C4267E" w:rsidP="00C4267E">
      <w:r>
        <w:t xml:space="preserve">The use of collectible objects, such as coins, can be used to track progress and/or keep score. Coins can also be used to guide the player through certain areas and to tempt them into difficult to reach areas. These items could be optional. Collectibles </w:t>
      </w:r>
      <w:r w:rsidR="00AC07FE">
        <w:t>can</w:t>
      </w:r>
      <w:r>
        <w:t xml:space="preserve"> also be required, like a power-up that temporarily allows the player to get a jump-boost to help them reach an otherwise unreachable location. </w:t>
      </w:r>
    </w:p>
    <w:p w14:paraId="321EC842" w14:textId="1E71E885" w:rsidR="00C4267E" w:rsidRDefault="00C4267E" w:rsidP="00C4267E">
      <w:r>
        <w:t xml:space="preserve">Some games also require a player to complete a quest by collecting a specific item, such as a key that will be used later to open a locked door. This game mechanic will be covered in </w:t>
      </w:r>
      <w:r w:rsidR="00AC07FE">
        <w:t>part 4</w:t>
      </w:r>
      <w:r>
        <w:t xml:space="preserve">. </w:t>
      </w:r>
    </w:p>
    <w:p w14:paraId="4C64B93B" w14:textId="60EAB305" w:rsidR="00C4267E" w:rsidRDefault="00C4267E" w:rsidP="00C4267E">
      <w:r>
        <w:t xml:space="preserve">Let’s start by playing the game from our current large floating island. </w:t>
      </w:r>
      <w:r w:rsidR="00C96332">
        <w:t>Let</w:t>
      </w:r>
      <w:r w:rsidR="00D86DF1">
        <w:t>’s navigate there by c</w:t>
      </w:r>
      <w:r>
        <w:t>lick</w:t>
      </w:r>
      <w:r w:rsidR="00D86DF1">
        <w:t>ing</w:t>
      </w:r>
      <w:r>
        <w:t xml:space="preserve"> the </w:t>
      </w:r>
      <w:r w:rsidRPr="0034310C">
        <w:rPr>
          <w:b/>
          <w:bCs/>
        </w:rPr>
        <w:t>Viewport</w:t>
      </w:r>
      <w:r>
        <w:t xml:space="preserve"> and press</w:t>
      </w:r>
      <w:r w:rsidR="00D86DF1">
        <w:t>ing</w:t>
      </w:r>
      <w:r>
        <w:t xml:space="preserve"> the </w:t>
      </w:r>
      <w:r w:rsidRPr="0034310C">
        <w:rPr>
          <w:b/>
          <w:bCs/>
        </w:rPr>
        <w:t>3</w:t>
      </w:r>
      <w:r>
        <w:t xml:space="preserve"> </w:t>
      </w:r>
      <w:r w:rsidR="003332B2">
        <w:t xml:space="preserve">key </w:t>
      </w:r>
      <w:r>
        <w:t xml:space="preserve">to move to our camera 3 bookmark. Make sure the </w:t>
      </w:r>
      <w:r w:rsidRPr="0034310C">
        <w:rPr>
          <w:b/>
          <w:bCs/>
        </w:rPr>
        <w:t>Current Camera Location</w:t>
      </w:r>
      <w:r>
        <w:t xml:space="preserve"> option is selected by navigating to the Play button options and pressing </w:t>
      </w:r>
      <w:r w:rsidRPr="0034310C">
        <w:rPr>
          <w:b/>
          <w:bCs/>
        </w:rPr>
        <w:t>Play</w:t>
      </w:r>
      <w:r>
        <w:t xml:space="preserve">. </w:t>
      </w:r>
      <w:r w:rsidR="00E95623">
        <w:t>N</w:t>
      </w:r>
      <w:r>
        <w:t>otice that the next floating island is too high</w:t>
      </w:r>
      <w:r w:rsidR="00E95623">
        <w:t xml:space="preserve"> to</w:t>
      </w:r>
      <w:r>
        <w:t xml:space="preserve"> reach</w:t>
      </w:r>
      <w:r w:rsidR="00E95623">
        <w:t xml:space="preserve"> by jumping</w:t>
      </w:r>
      <w:r w:rsidR="00C94100">
        <w:t xml:space="preserve"> (Figure 001).</w:t>
      </w:r>
    </w:p>
    <w:p w14:paraId="1D8487F6" w14:textId="1DC5E145" w:rsidR="00C94100" w:rsidRDefault="000C4449" w:rsidP="00C4267E">
      <w:ins w:id="1" w:author="Andrew Roncin" w:date="2021-05-07T23:07:00Z">
        <w:r>
          <w:rPr>
            <w:noProof/>
          </w:rPr>
          <w:lastRenderedPageBreak/>
          <w:drawing>
            <wp:inline distT="0" distB="0" distL="0" distR="0" wp14:anchorId="4B5FCB97" wp14:editId="4732012B">
              <wp:extent cx="4638675" cy="2204857"/>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8865" cy="2214454"/>
                      </a:xfrm>
                      <a:prstGeom prst="rect">
                        <a:avLst/>
                      </a:prstGeom>
                    </pic:spPr>
                  </pic:pic>
                </a:graphicData>
              </a:graphic>
            </wp:inline>
          </w:drawing>
        </w:r>
      </w:ins>
    </w:p>
    <w:p w14:paraId="4AD38CF8" w14:textId="3ADAEF33" w:rsidR="00C94100" w:rsidRPr="00C94100" w:rsidRDefault="00C94100" w:rsidP="00C4267E">
      <w:pPr>
        <w:rPr>
          <w:rStyle w:val="SubtleReference"/>
        </w:rPr>
      </w:pPr>
      <w:r w:rsidRPr="00C94100">
        <w:rPr>
          <w:rStyle w:val="SubtleReference"/>
        </w:rPr>
        <w:t>Figure 001 – Th</w:t>
      </w:r>
      <w:r w:rsidR="00FC6BC4">
        <w:rPr>
          <w:rStyle w:val="SubtleReference"/>
        </w:rPr>
        <w:t xml:space="preserve">e Next Floating Island </w:t>
      </w:r>
      <w:r w:rsidR="008671E0">
        <w:rPr>
          <w:rStyle w:val="SubtleReference"/>
        </w:rPr>
        <w:t>The Player Needs To</w:t>
      </w:r>
      <w:r w:rsidR="00FC6BC4">
        <w:rPr>
          <w:rStyle w:val="SubtleReference"/>
        </w:rPr>
        <w:t xml:space="preserve"> Reach. </w:t>
      </w:r>
    </w:p>
    <w:p w14:paraId="3726D1C4" w14:textId="6A36B7E4" w:rsidR="00C94100" w:rsidRDefault="00C94100" w:rsidP="00C94100">
      <w:pPr>
        <w:pStyle w:val="Heading1"/>
      </w:pPr>
      <w:r>
        <w:t>Jump-Boost Pickup</w:t>
      </w:r>
    </w:p>
    <w:p w14:paraId="714DEEEB" w14:textId="41AE15AC" w:rsidR="0034310C" w:rsidRDefault="0034310C" w:rsidP="0034310C">
      <w:r>
        <w:t xml:space="preserve">We could create additional platforms, or we could animate a moving platform, but we have already completed that in previous activities. Therefore, in this activity we are going to work with a simple power-up that changes the </w:t>
      </w:r>
      <w:r w:rsidRPr="71015435">
        <w:rPr>
          <w:b/>
          <w:bCs/>
        </w:rPr>
        <w:t>Character Movement</w:t>
      </w:r>
      <w:r>
        <w:t xml:space="preserve"> variables.</w:t>
      </w:r>
      <w:r w:rsidR="0029712C">
        <w:t xml:space="preserve"> </w:t>
      </w:r>
    </w:p>
    <w:p w14:paraId="38800A95" w14:textId="030344ED" w:rsidR="0034310C" w:rsidRDefault="0034310C" w:rsidP="0034310C">
      <w:r>
        <w:t xml:space="preserve">For our purposes, think of a </w:t>
      </w:r>
      <w:r w:rsidRPr="0034310C">
        <w:rPr>
          <w:b/>
          <w:bCs/>
        </w:rPr>
        <w:t>variable</w:t>
      </w:r>
      <w:r>
        <w:t xml:space="preserve"> as a value, or a number, that can be changed at any time during the game to achieve the desired result. In our case, we want to temporarily change the </w:t>
      </w:r>
      <w:r w:rsidRPr="0034310C">
        <w:rPr>
          <w:b/>
          <w:bCs/>
        </w:rPr>
        <w:t>jump velocity</w:t>
      </w:r>
      <w:r>
        <w:t>. Simply put, we want to jump higher!</w:t>
      </w:r>
    </w:p>
    <w:p w14:paraId="2F77D7A5" w14:textId="0C794E56" w:rsidR="00CC1501" w:rsidRPr="00CC1501" w:rsidRDefault="00CC1501" w:rsidP="00CC1501">
      <w:pPr>
        <w:pStyle w:val="IntenseQuote"/>
        <w:ind w:left="0"/>
        <w:rPr>
          <w:rFonts w:ascii="Arial" w:hAnsi="Arial" w:cs="Arial"/>
        </w:rPr>
      </w:pPr>
      <w:r w:rsidRPr="71015435">
        <w:rPr>
          <w:rFonts w:ascii="Segoe UI Emoji" w:hAnsi="Segoe UI Emoji" w:cs="Segoe UI Emoji"/>
          <w:i w:val="0"/>
          <w:iCs w:val="0"/>
          <w:sz w:val="28"/>
          <w:szCs w:val="28"/>
        </w:rPr>
        <w:t>🤖</w:t>
      </w:r>
      <w:r w:rsidRPr="71015435">
        <w:rPr>
          <w:rFonts w:ascii="Segoe UI Emoji" w:hAnsi="Segoe UI Emoji" w:cs="Segoe UI Emoji"/>
          <w:sz w:val="28"/>
          <w:szCs w:val="28"/>
        </w:rPr>
        <w:t xml:space="preserve"> </w:t>
      </w:r>
      <w:r w:rsidRPr="71015435">
        <w:rPr>
          <w:rFonts w:asciiTheme="majorHAnsi" w:hAnsiTheme="majorHAnsi" w:cstheme="majorBidi"/>
          <w:i w:val="0"/>
          <w:iCs w:val="0"/>
          <w:sz w:val="26"/>
          <w:szCs w:val="26"/>
        </w:rPr>
        <w:t>TECHNICAL JARGON DEFINED</w:t>
      </w:r>
      <w:r>
        <w:br/>
      </w:r>
      <w:r>
        <w:br/>
      </w:r>
      <w:r w:rsidRPr="71015435">
        <w:rPr>
          <w:sz w:val="22"/>
        </w:rPr>
        <w:t xml:space="preserve">A </w:t>
      </w:r>
      <w:r w:rsidRPr="71015435">
        <w:rPr>
          <w:b/>
          <w:bCs/>
          <w:sz w:val="22"/>
        </w:rPr>
        <w:t>variable</w:t>
      </w:r>
      <w:r w:rsidRPr="71015435">
        <w:rPr>
          <w:sz w:val="22"/>
        </w:rPr>
        <w:t xml:space="preserve"> can be any type of information that is saved in a way that it can </w:t>
      </w:r>
      <w:r w:rsidR="355AFD35" w:rsidRPr="71015435">
        <w:rPr>
          <w:sz w:val="22"/>
        </w:rPr>
        <w:t xml:space="preserve">be </w:t>
      </w:r>
      <w:r w:rsidRPr="71015435">
        <w:rPr>
          <w:sz w:val="22"/>
        </w:rPr>
        <w:t>read and modified at any time. Common uses of variables include tracking the score and the time in a game. You will be using variables to keep track of collected items and the effect of power-ups.</w:t>
      </w:r>
    </w:p>
    <w:p w14:paraId="064F9446" w14:textId="3894130F" w:rsidR="0034310C" w:rsidRDefault="0029712C" w:rsidP="0034310C">
      <w:r>
        <w:t xml:space="preserve">You can scout out the platform we want the player to reach next by using </w:t>
      </w:r>
      <w:r w:rsidR="00557DF8">
        <w:t xml:space="preserve">the </w:t>
      </w:r>
      <w:r>
        <w:t xml:space="preserve">camera </w:t>
      </w:r>
      <w:r w:rsidRPr="71015435">
        <w:rPr>
          <w:b/>
          <w:bCs/>
        </w:rPr>
        <w:t>4</w:t>
      </w:r>
      <w:r>
        <w:t xml:space="preserve"> bookmark</w:t>
      </w:r>
      <w:r w:rsidR="00BD1B35">
        <w:t xml:space="preserve">, but return to the camera </w:t>
      </w:r>
      <w:r w:rsidR="00BD1B35" w:rsidRPr="71015435">
        <w:rPr>
          <w:b/>
          <w:bCs/>
        </w:rPr>
        <w:t>3</w:t>
      </w:r>
      <w:r w:rsidR="00BD1B35">
        <w:t xml:space="preserve"> bookmark to place the jump boost. </w:t>
      </w:r>
      <w:r>
        <w:t>Next, i</w:t>
      </w:r>
      <w:r w:rsidR="0034310C">
        <w:t xml:space="preserve">n the </w:t>
      </w:r>
      <w:r w:rsidR="0034310C" w:rsidRPr="71015435">
        <w:rPr>
          <w:b/>
          <w:bCs/>
        </w:rPr>
        <w:t>Content Browser</w:t>
      </w:r>
      <w:r w:rsidR="0034310C">
        <w:t xml:space="preserve"> navigate to </w:t>
      </w:r>
      <w:r w:rsidR="0034310C" w:rsidRPr="71015435">
        <w:rPr>
          <w:b/>
          <w:bCs/>
        </w:rPr>
        <w:t xml:space="preserve">Content </w:t>
      </w:r>
      <w:r w:rsidR="0034310C">
        <w:t>&gt;</w:t>
      </w:r>
      <w:r w:rsidR="0034310C" w:rsidRPr="71015435">
        <w:rPr>
          <w:b/>
          <w:bCs/>
        </w:rPr>
        <w:t xml:space="preserve"> </w:t>
      </w:r>
      <w:proofErr w:type="spellStart"/>
      <w:r w:rsidR="009E1B02">
        <w:rPr>
          <w:b/>
          <w:bCs/>
        </w:rPr>
        <w:t>Hour_of_Code</w:t>
      </w:r>
      <w:proofErr w:type="spellEnd"/>
      <w:r w:rsidR="0034310C" w:rsidRPr="71015435">
        <w:rPr>
          <w:b/>
          <w:bCs/>
        </w:rPr>
        <w:t xml:space="preserve"> </w:t>
      </w:r>
      <w:r w:rsidR="0034310C">
        <w:t>&gt;</w:t>
      </w:r>
      <w:r w:rsidR="0034310C" w:rsidRPr="71015435">
        <w:rPr>
          <w:b/>
          <w:bCs/>
        </w:rPr>
        <w:t xml:space="preserve"> Blueprints</w:t>
      </w:r>
      <w:r w:rsidR="0034310C">
        <w:t xml:space="preserve"> and drag the </w:t>
      </w:r>
      <w:proofErr w:type="spellStart"/>
      <w:r w:rsidR="0034310C" w:rsidRPr="71015435">
        <w:rPr>
          <w:b/>
          <w:bCs/>
        </w:rPr>
        <w:t>BP_jumpBoost</w:t>
      </w:r>
      <w:proofErr w:type="spellEnd"/>
      <w:r w:rsidR="0034310C">
        <w:t xml:space="preserve"> Blueprint into your Level onto the floating island where the player can reach it</w:t>
      </w:r>
      <w:r w:rsidR="00AE6BF1">
        <w:t>.</w:t>
      </w:r>
    </w:p>
    <w:p w14:paraId="50399805" w14:textId="4BFD2627" w:rsidR="00C94100" w:rsidRDefault="0034310C" w:rsidP="0034310C">
      <w:r>
        <w:t xml:space="preserve">Power-ups are special. Let’s make them appear to be floating above the ground. After placing your power-up in the world, press the </w:t>
      </w:r>
      <w:r w:rsidRPr="00D96F0E">
        <w:rPr>
          <w:b/>
          <w:bCs/>
        </w:rPr>
        <w:t>W</w:t>
      </w:r>
      <w:r>
        <w:t xml:space="preserve"> key to enable the Select and translate (move) gizmo. Grab the blue arrow and drag the power-up just slightly above the ground</w:t>
      </w:r>
      <w:r w:rsidR="00496EFE">
        <w:t>.</w:t>
      </w:r>
    </w:p>
    <w:p w14:paraId="1FD728EC" w14:textId="580CEBD7" w:rsidR="004A45F2" w:rsidRDefault="005A64E5" w:rsidP="004A45F2">
      <w:r>
        <w:t>To recap</w:t>
      </w:r>
      <w:r w:rsidR="00AE6BF1">
        <w:t xml:space="preserve"> (Figure 002)</w:t>
      </w:r>
      <w:r w:rsidR="0029712C">
        <w:t>:</w:t>
      </w:r>
    </w:p>
    <w:p w14:paraId="58F0EAE1" w14:textId="33A06A41" w:rsidR="005A64E5" w:rsidRDefault="00DB4208" w:rsidP="00AE6BF1">
      <w:pPr>
        <w:pStyle w:val="ListParagraph"/>
        <w:numPr>
          <w:ilvl w:val="0"/>
          <w:numId w:val="22"/>
        </w:numPr>
      </w:pPr>
      <w:r>
        <w:lastRenderedPageBreak/>
        <w:t xml:space="preserve">Use camera </w:t>
      </w:r>
      <w:r w:rsidR="00B710B7">
        <w:t xml:space="preserve">bookmark </w:t>
      </w:r>
      <w:r w:rsidR="00B710B7" w:rsidRPr="005A64E5">
        <w:rPr>
          <w:b/>
          <w:bCs/>
        </w:rPr>
        <w:t>4</w:t>
      </w:r>
      <w:r w:rsidR="00B710B7">
        <w:t xml:space="preserve"> to </w:t>
      </w:r>
      <w:r w:rsidR="005A64E5">
        <w:t>visit</w:t>
      </w:r>
      <w:r w:rsidR="00B710B7">
        <w:t xml:space="preserve"> to the island you want the player to reach next</w:t>
      </w:r>
      <w:r>
        <w:t>, and then r</w:t>
      </w:r>
      <w:r w:rsidR="005A64E5">
        <w:t xml:space="preserve">eturn to </w:t>
      </w:r>
      <w:r w:rsidR="00C7327D">
        <w:t xml:space="preserve">the island where you need to place the jump boost </w:t>
      </w:r>
      <w:r>
        <w:t xml:space="preserve">by </w:t>
      </w:r>
      <w:r w:rsidR="00C7327D">
        <w:t xml:space="preserve">using bookmark </w:t>
      </w:r>
      <w:r w:rsidR="00C7327D" w:rsidRPr="00AE6BF1">
        <w:rPr>
          <w:b/>
          <w:bCs/>
        </w:rPr>
        <w:t>3</w:t>
      </w:r>
      <w:r w:rsidR="00C7327D">
        <w:t>.</w:t>
      </w:r>
    </w:p>
    <w:p w14:paraId="51BAB96E" w14:textId="4509F522" w:rsidR="004A45F2" w:rsidRDefault="004A45F2" w:rsidP="004A45F2">
      <w:pPr>
        <w:pStyle w:val="ListParagraph"/>
        <w:numPr>
          <w:ilvl w:val="0"/>
          <w:numId w:val="22"/>
        </w:numPr>
      </w:pPr>
      <w:r>
        <w:t xml:space="preserve">Place the </w:t>
      </w:r>
      <w:proofErr w:type="spellStart"/>
      <w:r w:rsidRPr="00EA22BC">
        <w:rPr>
          <w:b/>
          <w:bCs/>
        </w:rPr>
        <w:t>BP_jump</w:t>
      </w:r>
      <w:r w:rsidR="00EA22BC" w:rsidRPr="00EA22BC">
        <w:rPr>
          <w:b/>
          <w:bCs/>
        </w:rPr>
        <w:t>B</w:t>
      </w:r>
      <w:r w:rsidRPr="00EA22BC">
        <w:rPr>
          <w:b/>
          <w:bCs/>
        </w:rPr>
        <w:t>oost</w:t>
      </w:r>
      <w:proofErr w:type="spellEnd"/>
      <w:r>
        <w:t xml:space="preserve"> near the edge of the island</w:t>
      </w:r>
      <w:r w:rsidR="00EA22BC">
        <w:t xml:space="preserve"> closest to the island you need the player to reach next.</w:t>
      </w:r>
    </w:p>
    <w:p w14:paraId="49AD8840" w14:textId="1AAD4CC8" w:rsidR="004A45F2" w:rsidRDefault="004A45F2" w:rsidP="0034310C">
      <w:pPr>
        <w:pStyle w:val="ListParagraph"/>
        <w:numPr>
          <w:ilvl w:val="0"/>
          <w:numId w:val="22"/>
        </w:numPr>
      </w:pPr>
      <w:r>
        <w:t xml:space="preserve">Raise </w:t>
      </w:r>
      <w:r w:rsidR="00C7327D">
        <w:t>the jump boost</w:t>
      </w:r>
      <w:r>
        <w:t xml:space="preserve"> a little above the ground</w:t>
      </w:r>
      <w:r w:rsidR="00C7327D">
        <w:t xml:space="preserve"> using the move gizmo.</w:t>
      </w:r>
    </w:p>
    <w:p w14:paraId="5737BDA6" w14:textId="27F16A76" w:rsidR="00496EFE" w:rsidRDefault="00910199" w:rsidP="0034310C">
      <w:ins w:id="2" w:author="Andrew Roncin" w:date="2021-05-07T23:27:00Z">
        <w:r>
          <w:rPr>
            <w:noProof/>
          </w:rPr>
          <w:drawing>
            <wp:inline distT="0" distB="0" distL="0" distR="0" wp14:anchorId="738DFD5E" wp14:editId="08CBC4E8">
              <wp:extent cx="5876925" cy="2835004"/>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4241"/>
                      <a:stretch/>
                    </pic:blipFill>
                    <pic:spPr bwMode="auto">
                      <a:xfrm>
                        <a:off x="0" y="0"/>
                        <a:ext cx="5927817" cy="2859554"/>
                      </a:xfrm>
                      <a:prstGeom prst="rect">
                        <a:avLst/>
                      </a:prstGeom>
                      <a:ln>
                        <a:noFill/>
                      </a:ln>
                      <a:extLst>
                        <a:ext uri="{53640926-AAD7-44D8-BBD7-CCE9431645EC}">
                          <a14:shadowObscured xmlns:a14="http://schemas.microsoft.com/office/drawing/2010/main"/>
                        </a:ext>
                      </a:extLst>
                    </pic:spPr>
                  </pic:pic>
                </a:graphicData>
              </a:graphic>
            </wp:inline>
          </w:drawing>
        </w:r>
      </w:ins>
    </w:p>
    <w:p w14:paraId="5F434D2D" w14:textId="79C6598C" w:rsidR="00496EFE" w:rsidRDefault="00496EFE" w:rsidP="0034310C">
      <w:pPr>
        <w:rPr>
          <w:rStyle w:val="SubtleReference"/>
        </w:rPr>
      </w:pPr>
      <w:r w:rsidRPr="00496EFE">
        <w:rPr>
          <w:rStyle w:val="SubtleReference"/>
        </w:rPr>
        <w:t>Figure 002 – Placing the jump boost collectible on the part 3 starting island.</w:t>
      </w:r>
    </w:p>
    <w:p w14:paraId="1ABCFCFD" w14:textId="58F35B34" w:rsidR="007A3911" w:rsidRDefault="007A3911" w:rsidP="007A3911">
      <w:r>
        <w:t>Now play the game and walk slowly towards the checkpoint to avoid falling off the edge. Then walk over the jump boost. Now you can jump high enough to reach the next floating island. This power-up is temporary so be quick, it will only last 4 seconds! If you die, don’t worry the power-up will respawn after 4 seconds, giving you another chance.</w:t>
      </w:r>
      <w:r w:rsidR="00BC2A5D">
        <w:t xml:space="preserve"> (Figure 003)</w:t>
      </w:r>
    </w:p>
    <w:p w14:paraId="7CA68158" w14:textId="68CA399D" w:rsidR="007A3911" w:rsidRDefault="00BC2A5D" w:rsidP="0034310C">
      <w:pPr>
        <w:rPr>
          <w:rStyle w:val="SubtleReference"/>
        </w:rPr>
      </w:pPr>
      <w:ins w:id="3" w:author="Andrew Roncin" w:date="2021-05-07T23:30:00Z">
        <w:r>
          <w:rPr>
            <w:noProof/>
          </w:rPr>
          <w:drawing>
            <wp:inline distT="0" distB="0" distL="0" distR="0" wp14:anchorId="77448546" wp14:editId="2C3B7E3C">
              <wp:extent cx="5943600" cy="2571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9050"/>
                      <a:stretch/>
                    </pic:blipFill>
                    <pic:spPr bwMode="auto">
                      <a:xfrm>
                        <a:off x="0" y="0"/>
                        <a:ext cx="5943600" cy="2571750"/>
                      </a:xfrm>
                      <a:prstGeom prst="rect">
                        <a:avLst/>
                      </a:prstGeom>
                      <a:ln>
                        <a:noFill/>
                      </a:ln>
                      <a:extLst>
                        <a:ext uri="{53640926-AAD7-44D8-BBD7-CCE9431645EC}">
                          <a14:shadowObscured xmlns:a14="http://schemas.microsoft.com/office/drawing/2010/main"/>
                        </a:ext>
                      </a:extLst>
                    </pic:spPr>
                  </pic:pic>
                </a:graphicData>
              </a:graphic>
            </wp:inline>
          </w:drawing>
        </w:r>
      </w:ins>
    </w:p>
    <w:p w14:paraId="3111393E" w14:textId="5322EDBA" w:rsidR="00BC2A5D" w:rsidRDefault="00BC2A5D" w:rsidP="0034310C">
      <w:pPr>
        <w:rPr>
          <w:rStyle w:val="SubtleReference"/>
        </w:rPr>
      </w:pPr>
      <w:r w:rsidRPr="009C07E6">
        <w:rPr>
          <w:rStyle w:val="SubtleReference"/>
        </w:rPr>
        <w:t xml:space="preserve">Figure 003 – The </w:t>
      </w:r>
      <w:r w:rsidR="006F5014">
        <w:rPr>
          <w:rStyle w:val="SubtleReference"/>
        </w:rPr>
        <w:t>Path Our Player Will Take Using the Jump Boost.</w:t>
      </w:r>
    </w:p>
    <w:p w14:paraId="7E06C837" w14:textId="7348BF04" w:rsidR="000A4019" w:rsidRPr="000A4019" w:rsidRDefault="000A4019" w:rsidP="000A4019">
      <w:pPr>
        <w:pStyle w:val="IntenseQuote"/>
        <w:ind w:left="0" w:right="4"/>
        <w:rPr>
          <w:rStyle w:val="SubtleReference"/>
          <w:smallCaps w:val="0"/>
          <w:color w:val="4472C4" w:themeColor="accent1"/>
        </w:rPr>
      </w:pPr>
      <w:r w:rsidRPr="00BE5F13">
        <w:rPr>
          <w:rFonts w:ascii="Segoe UI Emoji" w:hAnsi="Segoe UI Emoji" w:cs="Segoe UI Emoji"/>
          <w:i w:val="0"/>
          <w:iCs w:val="0"/>
          <w:sz w:val="28"/>
          <w:szCs w:val="28"/>
        </w:rPr>
        <w:lastRenderedPageBreak/>
        <w:t>🖖</w:t>
      </w:r>
      <w:r w:rsidRPr="00BE5F13">
        <w:rPr>
          <w:rFonts w:asciiTheme="majorHAnsi" w:hAnsiTheme="majorHAnsi" w:cstheme="majorHAnsi"/>
        </w:rPr>
        <w:t xml:space="preserve"> </w:t>
      </w:r>
      <w:r w:rsidRPr="00BE5F13">
        <w:rPr>
          <w:rFonts w:asciiTheme="majorHAnsi" w:hAnsiTheme="majorHAnsi" w:cstheme="majorHAnsi"/>
          <w:i w:val="0"/>
          <w:iCs w:val="0"/>
          <w:sz w:val="26"/>
          <w:szCs w:val="26"/>
        </w:rPr>
        <w:t>LENDING A HELPFUL HAND</w:t>
      </w:r>
      <w:r>
        <w:rPr>
          <w:rFonts w:asciiTheme="majorHAnsi" w:hAnsiTheme="majorHAnsi" w:cstheme="majorHAnsi"/>
          <w:i w:val="0"/>
          <w:iCs w:val="0"/>
          <w:sz w:val="26"/>
          <w:szCs w:val="26"/>
        </w:rPr>
        <w:br/>
      </w:r>
      <w:r>
        <w:rPr>
          <w:rFonts w:asciiTheme="majorHAnsi" w:hAnsiTheme="majorHAnsi" w:cstheme="majorHAnsi"/>
          <w:i w:val="0"/>
          <w:iCs w:val="0"/>
          <w:sz w:val="26"/>
          <w:szCs w:val="26"/>
        </w:rPr>
        <w:br/>
      </w:r>
      <w:r w:rsidRPr="003E4030">
        <w:rPr>
          <w:rFonts w:asciiTheme="majorHAnsi" w:hAnsiTheme="majorHAnsi" w:cstheme="majorHAnsi"/>
          <w:sz w:val="22"/>
        </w:rPr>
        <w:t xml:space="preserve">Remember to </w:t>
      </w:r>
      <w:r w:rsidRPr="003039F4">
        <w:rPr>
          <w:rFonts w:asciiTheme="majorHAnsi" w:hAnsiTheme="majorHAnsi" w:cstheme="majorHAnsi"/>
          <w:b/>
          <w:bCs/>
          <w:sz w:val="22"/>
        </w:rPr>
        <w:t>Save All</w:t>
      </w:r>
      <w:r w:rsidRPr="003E4030">
        <w:rPr>
          <w:rFonts w:asciiTheme="majorHAnsi" w:hAnsiTheme="majorHAnsi" w:cstheme="majorHAnsi"/>
          <w:sz w:val="22"/>
        </w:rPr>
        <w:t xml:space="preserve"> your work often.</w:t>
      </w:r>
      <w:r>
        <w:rPr>
          <w:rFonts w:asciiTheme="majorHAnsi" w:hAnsiTheme="majorHAnsi" w:cstheme="majorHAnsi"/>
          <w:sz w:val="22"/>
        </w:rPr>
        <w:t xml:space="preserve"> Unreal Engine can crash taking your unsaved work down with it.</w:t>
      </w:r>
    </w:p>
    <w:p w14:paraId="258D51D9" w14:textId="41E0A0CE" w:rsidR="00D40AFB" w:rsidRDefault="00D40AFB" w:rsidP="00D40AFB">
      <w:pPr>
        <w:pStyle w:val="Heading1"/>
      </w:pPr>
      <w:r>
        <w:t>Customizing the Jump Boost Power-Ups</w:t>
      </w:r>
    </w:p>
    <w:p w14:paraId="6185E483" w14:textId="0A282AAD" w:rsidR="00D40AFB" w:rsidRDefault="00C2542C" w:rsidP="00C2542C">
      <w:r>
        <w:t xml:space="preserve">Now that you’ve had a chance to see how this works. Let’s play with some of the </w:t>
      </w:r>
      <w:r w:rsidRPr="00C2542C">
        <w:rPr>
          <w:b/>
          <w:bCs/>
        </w:rPr>
        <w:t>Public Variables</w:t>
      </w:r>
      <w:r>
        <w:t xml:space="preserve">. Select the </w:t>
      </w:r>
      <w:proofErr w:type="spellStart"/>
      <w:r w:rsidRPr="00C2542C">
        <w:rPr>
          <w:b/>
          <w:bCs/>
        </w:rPr>
        <w:t>BP_jumpBoost</w:t>
      </w:r>
      <w:proofErr w:type="spellEnd"/>
      <w:r>
        <w:t xml:space="preserve"> in the Level, then look in the </w:t>
      </w:r>
      <w:r w:rsidRPr="00233B0F">
        <w:rPr>
          <w:b/>
          <w:bCs/>
        </w:rPr>
        <w:t>Details</w:t>
      </w:r>
      <w:r>
        <w:t xml:space="preserve"> panel. These </w:t>
      </w:r>
      <w:r w:rsidRPr="00C2542C">
        <w:rPr>
          <w:b/>
          <w:bCs/>
        </w:rPr>
        <w:t>Variables</w:t>
      </w:r>
      <w:r>
        <w:t xml:space="preserve"> can be found under the </w:t>
      </w:r>
      <w:r w:rsidRPr="00C2542C">
        <w:rPr>
          <w:b/>
          <w:bCs/>
        </w:rPr>
        <w:t>Jump</w:t>
      </w:r>
      <w:r>
        <w:t xml:space="preserve"> section</w:t>
      </w:r>
      <w:r w:rsidR="009C07E6">
        <w:t xml:space="preserve"> (Figure 00</w:t>
      </w:r>
      <w:r w:rsidR="003A57C4">
        <w:t>4</w:t>
      </w:r>
      <w:r w:rsidR="009C07E6">
        <w:t>)</w:t>
      </w:r>
      <w:r>
        <w:t xml:space="preserve">. Simply click and drag on these sliders to change their value, or you can also type a value in the field. These specific </w:t>
      </w:r>
      <w:r w:rsidRPr="00C2542C">
        <w:rPr>
          <w:b/>
          <w:bCs/>
        </w:rPr>
        <w:t>Variables</w:t>
      </w:r>
      <w:r>
        <w:t xml:space="preserve"> store a type of number called a </w:t>
      </w:r>
      <w:r w:rsidRPr="00C2542C">
        <w:rPr>
          <w:b/>
          <w:bCs/>
        </w:rPr>
        <w:t>Float</w:t>
      </w:r>
      <w:r>
        <w:t xml:space="preserve">. A simple way to think about a </w:t>
      </w:r>
      <w:r w:rsidRPr="00C2542C">
        <w:rPr>
          <w:b/>
          <w:bCs/>
        </w:rPr>
        <w:t>Float</w:t>
      </w:r>
      <w:r>
        <w:t xml:space="preserve"> is that it’s a number that contains a decimal point.</w:t>
      </w:r>
    </w:p>
    <w:p w14:paraId="6BA9B816" w14:textId="02D03470" w:rsidR="00B462C9" w:rsidRDefault="003A3DB6" w:rsidP="00C2542C">
      <w:ins w:id="4" w:author="Andrew Roncin" w:date="2021-05-08T00:00:00Z">
        <w:r>
          <w:rPr>
            <w:noProof/>
          </w:rPr>
          <w:drawing>
            <wp:inline distT="0" distB="0" distL="0" distR="0" wp14:anchorId="087865DD" wp14:editId="27233BEE">
              <wp:extent cx="4610100" cy="35353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528"/>
                      <a:stretch/>
                    </pic:blipFill>
                    <pic:spPr bwMode="auto">
                      <a:xfrm>
                        <a:off x="0" y="0"/>
                        <a:ext cx="4638094" cy="3556863"/>
                      </a:xfrm>
                      <a:prstGeom prst="rect">
                        <a:avLst/>
                      </a:prstGeom>
                      <a:ln>
                        <a:noFill/>
                      </a:ln>
                      <a:extLst>
                        <a:ext uri="{53640926-AAD7-44D8-BBD7-CCE9431645EC}">
                          <a14:shadowObscured xmlns:a14="http://schemas.microsoft.com/office/drawing/2010/main"/>
                        </a:ext>
                      </a:extLst>
                    </pic:spPr>
                  </pic:pic>
                </a:graphicData>
              </a:graphic>
            </wp:inline>
          </w:drawing>
        </w:r>
      </w:ins>
    </w:p>
    <w:p w14:paraId="71593CA3" w14:textId="2D6BD94C" w:rsidR="009C07E6" w:rsidRDefault="009C07E6" w:rsidP="00C2542C">
      <w:pPr>
        <w:rPr>
          <w:rStyle w:val="SubtleReference"/>
        </w:rPr>
      </w:pPr>
      <w:r w:rsidRPr="009C07E6">
        <w:rPr>
          <w:rStyle w:val="SubtleReference"/>
        </w:rPr>
        <w:t>Figure 00</w:t>
      </w:r>
      <w:r w:rsidR="003A57C4">
        <w:rPr>
          <w:rStyle w:val="SubtleReference"/>
        </w:rPr>
        <w:t>4</w:t>
      </w:r>
      <w:r w:rsidRPr="009C07E6">
        <w:rPr>
          <w:rStyle w:val="SubtleReference"/>
        </w:rPr>
        <w:t xml:space="preserve"> – The Jump Variables</w:t>
      </w:r>
    </w:p>
    <w:p w14:paraId="5B8BE11A" w14:textId="7828B735" w:rsidR="00173863" w:rsidRDefault="00173863" w:rsidP="00173863">
      <w:r>
        <w:t xml:space="preserve">By changing the </w:t>
      </w:r>
      <w:r w:rsidRPr="00173863">
        <w:rPr>
          <w:b/>
          <w:bCs/>
        </w:rPr>
        <w:t>Jump Velocity</w:t>
      </w:r>
      <w:r>
        <w:t xml:space="preserve">, you can make the character jump higher or reduce how high the character can jump. The </w:t>
      </w:r>
      <w:r w:rsidRPr="00173863">
        <w:rPr>
          <w:b/>
          <w:bCs/>
        </w:rPr>
        <w:t>Cool Down Time</w:t>
      </w:r>
      <w:r>
        <w:t xml:space="preserve"> changes how long the player will have the power-up in addition to when it will respawn. </w:t>
      </w:r>
    </w:p>
    <w:p w14:paraId="72A9C97B" w14:textId="3094E963" w:rsidR="0094619A" w:rsidRDefault="0094619A" w:rsidP="0094619A">
      <w:pPr>
        <w:pStyle w:val="IntenseQuote"/>
        <w:ind w:left="0" w:right="4"/>
        <w:rPr>
          <w:sz w:val="22"/>
        </w:rPr>
      </w:pPr>
      <w:r w:rsidRPr="0094619A">
        <w:rPr>
          <w:rFonts w:ascii="Segoe UI Emoji" w:hAnsi="Segoe UI Emoji" w:cs="Segoe UI Emoji"/>
          <w:i w:val="0"/>
          <w:iCs w:val="0"/>
          <w:sz w:val="28"/>
          <w:szCs w:val="28"/>
        </w:rPr>
        <w:lastRenderedPageBreak/>
        <w:t>🤝</w:t>
      </w:r>
      <w:r w:rsidRPr="0094619A">
        <w:rPr>
          <w:rFonts w:ascii="Segoe UI Emoji" w:hAnsi="Segoe UI Emoji" w:cs="Segoe UI Emoji"/>
          <w:i w:val="0"/>
          <w:iCs w:val="0"/>
        </w:rPr>
        <w:t xml:space="preserve"> </w:t>
      </w:r>
      <w:r w:rsidRPr="0094619A">
        <w:rPr>
          <w:rFonts w:asciiTheme="majorHAnsi" w:hAnsiTheme="majorHAnsi" w:cstheme="majorHAnsi"/>
          <w:i w:val="0"/>
          <w:iCs w:val="0"/>
          <w:sz w:val="26"/>
          <w:szCs w:val="26"/>
        </w:rPr>
        <w:t>PRO TIP FOR THE WIN</w:t>
      </w:r>
      <w:r>
        <w:br/>
      </w:r>
      <w:r>
        <w:br/>
      </w:r>
      <w:r w:rsidRPr="001E6788">
        <w:rPr>
          <w:sz w:val="22"/>
        </w:rPr>
        <w:t>The little arrows</w:t>
      </w:r>
      <w:r w:rsidR="00700B11">
        <w:rPr>
          <w:noProof/>
          <w:sz w:val="22"/>
        </w:rPr>
        <w:t xml:space="preserve"> </w:t>
      </w:r>
      <w:r w:rsidR="00700B11" w:rsidRPr="00700B11">
        <w:rPr>
          <w:noProof/>
          <w:sz w:val="22"/>
        </w:rPr>
        <w:drawing>
          <wp:inline distT="0" distB="0" distL="0" distR="0" wp14:anchorId="5BCA4EF5" wp14:editId="45798B75">
            <wp:extent cx="200053" cy="25721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053" cy="257211"/>
                    </a:xfrm>
                    <a:prstGeom prst="rect">
                      <a:avLst/>
                    </a:prstGeom>
                  </pic:spPr>
                </pic:pic>
              </a:graphicData>
            </a:graphic>
          </wp:inline>
        </w:drawing>
      </w:r>
      <w:r w:rsidR="00F30354" w:rsidRPr="001E6788">
        <w:rPr>
          <w:sz w:val="22"/>
        </w:rPr>
        <w:t xml:space="preserve"> </w:t>
      </w:r>
      <w:r w:rsidRPr="001E6788">
        <w:rPr>
          <w:sz w:val="22"/>
        </w:rPr>
        <w:t>next to the sliders enable you to reset them to their default values.</w:t>
      </w:r>
    </w:p>
    <w:p w14:paraId="0101C6CC" w14:textId="1A1C9A87" w:rsidR="00A87C9C" w:rsidRDefault="00A87C9C" w:rsidP="00A87C9C">
      <w:pPr>
        <w:pStyle w:val="IntenseQuote"/>
        <w:ind w:left="0" w:right="4"/>
      </w:pPr>
      <w:r w:rsidRPr="00A87C9C">
        <w:rPr>
          <mc:AlternateContent>
            <mc:Choice Requires="w16se"/>
            <mc:Fallback>
              <w:rFonts w:ascii="Segoe UI Emoji" w:eastAsia="Segoe UI Emoji" w:hAnsi="Segoe UI Emoji" w:cs="Segoe UI Emoji"/>
            </mc:Fallback>
          </mc:AlternateContent>
          <w:i w:val="0"/>
          <w:iCs w:val="0"/>
          <w:sz w:val="28"/>
          <w:szCs w:val="28"/>
        </w:rPr>
        <mc:AlternateContent>
          <mc:Choice Requires="w16se">
            <w16se:symEx w16se:font="Segoe UI Emoji" w16se:char="1F3AE"/>
          </mc:Choice>
          <mc:Fallback>
            <w:t>🎮</w:t>
          </mc:Fallback>
        </mc:AlternateContent>
      </w:r>
      <w:r w:rsidRPr="00A87C9C">
        <w:rPr>
          <w:i w:val="0"/>
          <w:iCs w:val="0"/>
          <w:sz w:val="28"/>
          <w:szCs w:val="28"/>
        </w:rPr>
        <w:t xml:space="preserve"> </w:t>
      </w:r>
      <w:r w:rsidR="00B04DE8" w:rsidRPr="00DD745D">
        <w:rPr>
          <w:rFonts w:asciiTheme="majorHAnsi" w:hAnsiTheme="majorHAnsi" w:cstheme="majorHAnsi"/>
          <w:i w:val="0"/>
          <w:iCs w:val="0"/>
          <w:sz w:val="26"/>
          <w:szCs w:val="26"/>
        </w:rPr>
        <w:t>GAME DESIGN FUN</w:t>
      </w:r>
    </w:p>
    <w:p w14:paraId="23AFC565" w14:textId="1FD0D654" w:rsidR="00173863" w:rsidRPr="001E6788" w:rsidRDefault="00173863" w:rsidP="00A87C9C">
      <w:pPr>
        <w:pStyle w:val="IntenseQuote"/>
        <w:ind w:left="0" w:right="4"/>
        <w:rPr>
          <w:sz w:val="22"/>
        </w:rPr>
      </w:pPr>
      <w:r w:rsidRPr="001E6788">
        <w:rPr>
          <w:sz w:val="22"/>
        </w:rPr>
        <w:t>Each</w:t>
      </w:r>
      <w:r w:rsidR="003A57C4">
        <w:rPr>
          <w:sz w:val="22"/>
        </w:rPr>
        <w:t xml:space="preserve"> instance of</w:t>
      </w:r>
      <w:r w:rsidRPr="001E6788">
        <w:rPr>
          <w:sz w:val="22"/>
        </w:rPr>
        <w:t xml:space="preserve"> </w:t>
      </w:r>
      <w:proofErr w:type="spellStart"/>
      <w:r w:rsidRPr="001E6788">
        <w:rPr>
          <w:b/>
          <w:bCs/>
          <w:sz w:val="22"/>
        </w:rPr>
        <w:t>BP_jumpBoost</w:t>
      </w:r>
      <w:proofErr w:type="spellEnd"/>
      <w:r w:rsidRPr="001E6788">
        <w:rPr>
          <w:sz w:val="22"/>
        </w:rPr>
        <w:t xml:space="preserve"> you place in the Level can be set up to have different values. Try setting a few of these up in your level and see what it takes to get the player to jump back to the second tunnel.</w:t>
      </w:r>
    </w:p>
    <w:p w14:paraId="4110C956" w14:textId="457CB9C9" w:rsidR="00F30354" w:rsidRDefault="00955790" w:rsidP="0072377D">
      <w:pPr>
        <w:pStyle w:val="Heading1"/>
      </w:pPr>
      <w:r>
        <w:t>Opening</w:t>
      </w:r>
      <w:r w:rsidR="00F30354">
        <w:t xml:space="preserve"> the Jump Boost Code</w:t>
      </w:r>
    </w:p>
    <w:p w14:paraId="37A76F89" w14:textId="59CB37BE" w:rsidR="00F30354" w:rsidRDefault="003D2FF0" w:rsidP="001E6788">
      <w:r>
        <w:t xml:space="preserve">Next, let’s look under the hood to see what is happening. Select the </w:t>
      </w:r>
      <w:proofErr w:type="spellStart"/>
      <w:r w:rsidRPr="001E6788">
        <w:rPr>
          <w:b/>
          <w:bCs/>
        </w:rPr>
        <w:t>BP_jumpBoost</w:t>
      </w:r>
      <w:proofErr w:type="spellEnd"/>
      <w:r>
        <w:t xml:space="preserve"> in the Level and press </w:t>
      </w:r>
      <w:r w:rsidRPr="001E6788">
        <w:rPr>
          <w:b/>
          <w:bCs/>
        </w:rPr>
        <w:t>Ctrl + E</w:t>
      </w:r>
      <w:r>
        <w:t xml:space="preserve">, or double click it in the </w:t>
      </w:r>
      <w:r w:rsidRPr="001E6788">
        <w:rPr>
          <w:b/>
          <w:bCs/>
        </w:rPr>
        <w:t>Content Browser</w:t>
      </w:r>
      <w:r>
        <w:t xml:space="preserve"> to open the </w:t>
      </w:r>
      <w:r w:rsidRPr="001E6788">
        <w:rPr>
          <w:b/>
          <w:bCs/>
        </w:rPr>
        <w:t>Blueprint Editor</w:t>
      </w:r>
      <w:r>
        <w:t xml:space="preserve">. You can maximize the </w:t>
      </w:r>
      <w:r w:rsidRPr="001E6788">
        <w:rPr>
          <w:b/>
          <w:bCs/>
        </w:rPr>
        <w:t>Blueprint Editor</w:t>
      </w:r>
      <w:r>
        <w:t xml:space="preserve"> if it isn’t already maximized by default when it was opened.</w:t>
      </w:r>
    </w:p>
    <w:p w14:paraId="2F296A91" w14:textId="77777777" w:rsidR="0073642A" w:rsidRDefault="0073642A" w:rsidP="0073642A">
      <w:pPr>
        <w:pStyle w:val="Heading2"/>
      </w:pPr>
      <w:r>
        <w:t>Explore the Variables</w:t>
      </w:r>
    </w:p>
    <w:p w14:paraId="2BE5043E" w14:textId="37E0255C" w:rsidR="001E6788" w:rsidRDefault="001E6788" w:rsidP="001E6788">
      <w:r>
        <w:t xml:space="preserve">Navigate to the </w:t>
      </w:r>
      <w:r w:rsidRPr="001E6788">
        <w:rPr>
          <w:b/>
          <w:bCs/>
        </w:rPr>
        <w:t>Event Graph</w:t>
      </w:r>
      <w:r>
        <w:t xml:space="preserve"> tab. Then locate the </w:t>
      </w:r>
      <w:r w:rsidRPr="001E6788">
        <w:rPr>
          <w:b/>
          <w:bCs/>
        </w:rPr>
        <w:t>Variables</w:t>
      </w:r>
      <w:r>
        <w:t xml:space="preserve"> section on the left-hand side of the interface and open the drop-down for the Jump variables category</w:t>
      </w:r>
      <w:r w:rsidR="00A6706B">
        <w:t xml:space="preserve"> (Figure 00</w:t>
      </w:r>
      <w:r w:rsidR="003A57C4">
        <w:t>5</w:t>
      </w:r>
      <w:r w:rsidR="00A6706B">
        <w:t>)</w:t>
      </w:r>
      <w:r>
        <w:t xml:space="preserve">. </w:t>
      </w:r>
    </w:p>
    <w:p w14:paraId="74A0C17E" w14:textId="47469412" w:rsidR="00955790" w:rsidRDefault="00FF6DEF" w:rsidP="00955790">
      <w:ins w:id="5" w:author="Andrew Roncin" w:date="2021-05-08T15:36:00Z">
        <w:r>
          <w:rPr>
            <w:noProof/>
          </w:rPr>
          <w:drawing>
            <wp:inline distT="0" distB="0" distL="0" distR="0" wp14:anchorId="79AB4789" wp14:editId="2904AF59">
              <wp:extent cx="5943600" cy="3219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19450"/>
                      </a:xfrm>
                      <a:prstGeom prst="rect">
                        <a:avLst/>
                      </a:prstGeom>
                    </pic:spPr>
                  </pic:pic>
                </a:graphicData>
              </a:graphic>
            </wp:inline>
          </w:drawing>
        </w:r>
      </w:ins>
    </w:p>
    <w:p w14:paraId="37843FDC" w14:textId="7F4B152A" w:rsidR="00955790" w:rsidRPr="00955790" w:rsidRDefault="00955790" w:rsidP="00955790">
      <w:pPr>
        <w:rPr>
          <w:rStyle w:val="SubtleReference"/>
        </w:rPr>
      </w:pPr>
      <w:r w:rsidRPr="00955790">
        <w:rPr>
          <w:rStyle w:val="SubtleReference"/>
        </w:rPr>
        <w:t>Figure 00</w:t>
      </w:r>
      <w:r w:rsidR="003A57C4">
        <w:rPr>
          <w:rStyle w:val="SubtleReference"/>
        </w:rPr>
        <w:t>5</w:t>
      </w:r>
      <w:r w:rsidRPr="00955790">
        <w:rPr>
          <w:rStyle w:val="SubtleReference"/>
        </w:rPr>
        <w:t xml:space="preserve"> – The </w:t>
      </w:r>
      <w:r w:rsidR="00BB265F">
        <w:rPr>
          <w:rStyle w:val="SubtleReference"/>
        </w:rPr>
        <w:t>Jump Boost Public Variables</w:t>
      </w:r>
    </w:p>
    <w:p w14:paraId="12568291" w14:textId="2E5670D7" w:rsidR="000C2FFA" w:rsidRDefault="000C2FFA" w:rsidP="000C2FFA">
      <w:r>
        <w:lastRenderedPageBreak/>
        <w:t>In the variables area y</w:t>
      </w:r>
      <w:r w:rsidRPr="006A300C">
        <w:t xml:space="preserve">ou </w:t>
      </w:r>
      <w:r>
        <w:t xml:space="preserve">will see that the </w:t>
      </w:r>
      <w:proofErr w:type="spellStart"/>
      <w:r w:rsidRPr="00583A9D">
        <w:rPr>
          <w:b/>
          <w:bCs/>
        </w:rPr>
        <w:t>jumpVelocity</w:t>
      </w:r>
      <w:proofErr w:type="spellEnd"/>
      <w:r>
        <w:t xml:space="preserve"> and </w:t>
      </w:r>
      <w:proofErr w:type="spellStart"/>
      <w:r w:rsidRPr="00583A9D">
        <w:rPr>
          <w:b/>
          <w:bCs/>
        </w:rPr>
        <w:t>coolDownTime</w:t>
      </w:r>
      <w:proofErr w:type="spellEnd"/>
      <w:r>
        <w:t xml:space="preserve"> have little open eye icons next to them. This is what makes them </w:t>
      </w:r>
      <w:r w:rsidRPr="00583A9D">
        <w:rPr>
          <w:b/>
          <w:bCs/>
        </w:rPr>
        <w:t>Public Variables</w:t>
      </w:r>
      <w:r>
        <w:t xml:space="preserve">. </w:t>
      </w:r>
    </w:p>
    <w:p w14:paraId="23702032" w14:textId="5A38B108" w:rsidR="00C35948" w:rsidRDefault="00C35948" w:rsidP="00C35948">
      <w:r>
        <w:t>Public variables are handy for game designers because they allow programmers and artists to make changes to the code</w:t>
      </w:r>
      <w:r w:rsidR="00DE7253">
        <w:t xml:space="preserve">’s </w:t>
      </w:r>
      <w:proofErr w:type="spellStart"/>
      <w:r w:rsidR="00DE7253">
        <w:t>behaviour</w:t>
      </w:r>
      <w:proofErr w:type="spellEnd"/>
      <w:r>
        <w:t xml:space="preserve"> without having to open the Blueprint. This makes for faster iteration when playtesting, which you experienced when modifying the </w:t>
      </w:r>
      <w:proofErr w:type="spellStart"/>
      <w:r w:rsidRPr="00DE7253">
        <w:rPr>
          <w:b/>
          <w:bCs/>
        </w:rPr>
        <w:t>jumpVelocity</w:t>
      </w:r>
      <w:proofErr w:type="spellEnd"/>
      <w:r>
        <w:t xml:space="preserve"> and </w:t>
      </w:r>
      <w:proofErr w:type="spellStart"/>
      <w:r w:rsidRPr="00DE7253">
        <w:rPr>
          <w:b/>
          <w:bCs/>
        </w:rPr>
        <w:t>coolDownTime</w:t>
      </w:r>
      <w:proofErr w:type="spellEnd"/>
      <w:r>
        <w:t xml:space="preserve"> of the jump boost power-up in your level. </w:t>
      </w:r>
    </w:p>
    <w:p w14:paraId="02E249B5" w14:textId="20D29933" w:rsidR="0056115E" w:rsidRPr="00387CD4" w:rsidRDefault="00EA0665" w:rsidP="71015435">
      <w:pPr>
        <w:pStyle w:val="IntenseQuote"/>
        <w:ind w:left="0" w:right="4"/>
        <w:rPr>
          <w:sz w:val="22"/>
        </w:rPr>
      </w:pPr>
      <w:r w:rsidRPr="71015435">
        <w:rPr>
          <w:rFonts w:ascii="Segoe UI Emoji" w:eastAsia="Segoe UI Emoji" w:hAnsi="Segoe UI Emoji" w:cs="Segoe UI Emoji"/>
        </w:rPr>
        <w:t>📝</w:t>
      </w:r>
      <w:r w:rsidRPr="71015435">
        <w:rPr>
          <w:i w:val="0"/>
          <w:iCs w:val="0"/>
          <w:sz w:val="28"/>
          <w:szCs w:val="28"/>
        </w:rPr>
        <w:t xml:space="preserve"> </w:t>
      </w:r>
      <w:r w:rsidRPr="71015435">
        <w:rPr>
          <w:rFonts w:asciiTheme="majorHAnsi" w:hAnsiTheme="majorHAnsi" w:cstheme="majorBidi"/>
          <w:i w:val="0"/>
          <w:iCs w:val="0"/>
          <w:sz w:val="26"/>
          <w:szCs w:val="26"/>
        </w:rPr>
        <w:t>NOTA BENE</w:t>
      </w:r>
      <w:r>
        <w:br/>
      </w:r>
      <w:r>
        <w:br/>
      </w:r>
      <w:r w:rsidRPr="71015435">
        <w:rPr>
          <w:sz w:val="22"/>
        </w:rPr>
        <w:t>By convention, in Unreal we</w:t>
      </w:r>
      <w:r w:rsidR="006776C9" w:rsidRPr="71015435">
        <w:rPr>
          <w:sz w:val="22"/>
        </w:rPr>
        <w:t xml:space="preserve"> use what is called camelCase not</w:t>
      </w:r>
      <w:r w:rsidR="657DB3E7" w:rsidRPr="71015435">
        <w:rPr>
          <w:sz w:val="22"/>
        </w:rPr>
        <w:t>ation</w:t>
      </w:r>
      <w:r w:rsidR="006776C9" w:rsidRPr="71015435">
        <w:rPr>
          <w:sz w:val="22"/>
        </w:rPr>
        <w:t xml:space="preserve"> for our variable names. This means </w:t>
      </w:r>
      <w:r w:rsidR="00D44DC1" w:rsidRPr="71015435">
        <w:rPr>
          <w:sz w:val="22"/>
        </w:rPr>
        <w:t>we</w:t>
      </w:r>
      <w:r w:rsidRPr="71015435">
        <w:rPr>
          <w:sz w:val="22"/>
        </w:rPr>
        <w:t xml:space="preserve"> start</w:t>
      </w:r>
      <w:r w:rsidR="006776C9" w:rsidRPr="71015435">
        <w:rPr>
          <w:sz w:val="22"/>
        </w:rPr>
        <w:t xml:space="preserve"> our</w:t>
      </w:r>
      <w:r w:rsidRPr="71015435">
        <w:rPr>
          <w:sz w:val="22"/>
        </w:rPr>
        <w:t xml:space="preserve"> variable</w:t>
      </w:r>
      <w:r w:rsidR="006776C9" w:rsidRPr="71015435">
        <w:rPr>
          <w:sz w:val="22"/>
        </w:rPr>
        <w:t xml:space="preserve"> names</w:t>
      </w:r>
      <w:r w:rsidRPr="71015435">
        <w:rPr>
          <w:sz w:val="22"/>
        </w:rPr>
        <w:t xml:space="preserve"> with a lowercase letter and subsequent words in the name are capitalized</w:t>
      </w:r>
      <w:r w:rsidR="00D44DC1" w:rsidRPr="71015435">
        <w:rPr>
          <w:sz w:val="22"/>
        </w:rPr>
        <w:t>. No spaces are used in our variable names.</w:t>
      </w:r>
      <w:r w:rsidRPr="71015435">
        <w:rPr>
          <w:sz w:val="22"/>
        </w:rPr>
        <w:t xml:space="preserve"> When displayed in the Event Graph, the first letter is </w:t>
      </w:r>
      <w:r w:rsidR="00182E63" w:rsidRPr="71015435">
        <w:rPr>
          <w:sz w:val="22"/>
        </w:rPr>
        <w:t>capitalized,</w:t>
      </w:r>
      <w:r w:rsidRPr="71015435">
        <w:rPr>
          <w:sz w:val="22"/>
        </w:rPr>
        <w:t xml:space="preserve"> and spaces are added before each capital. Thus </w:t>
      </w:r>
      <w:proofErr w:type="spellStart"/>
      <w:r w:rsidRPr="71015435">
        <w:rPr>
          <w:b/>
          <w:bCs/>
          <w:sz w:val="22"/>
        </w:rPr>
        <w:t>jumpVelocity</w:t>
      </w:r>
      <w:proofErr w:type="spellEnd"/>
      <w:r w:rsidRPr="71015435">
        <w:rPr>
          <w:sz w:val="22"/>
        </w:rPr>
        <w:t xml:space="preserve"> is displayed as </w:t>
      </w:r>
      <w:r w:rsidRPr="71015435">
        <w:rPr>
          <w:b/>
          <w:bCs/>
          <w:sz w:val="22"/>
        </w:rPr>
        <w:t>Jump Velocity</w:t>
      </w:r>
      <w:r w:rsidRPr="71015435">
        <w:rPr>
          <w:sz w:val="22"/>
        </w:rPr>
        <w:t>.</w:t>
      </w:r>
      <w:r w:rsidR="0056115E" w:rsidRPr="71015435">
        <w:rPr>
          <w:sz w:val="22"/>
        </w:rPr>
        <w:t xml:space="preserve"> (Figure 006)</w:t>
      </w:r>
      <w:r>
        <w:br/>
      </w:r>
      <w:r>
        <w:br/>
      </w:r>
      <w:r>
        <w:br/>
      </w:r>
      <w:r w:rsidR="00344EAA">
        <w:rPr>
          <w:noProof/>
        </w:rPr>
        <w:drawing>
          <wp:inline distT="0" distB="0" distL="0" distR="0" wp14:anchorId="64EADB24" wp14:editId="05F2D6A9">
            <wp:extent cx="3285714" cy="38095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17">
                      <a:extLst>
                        <a:ext uri="{28A0092B-C50C-407E-A947-70E740481C1C}">
                          <a14:useLocalDpi xmlns:a14="http://schemas.microsoft.com/office/drawing/2010/main" val="0"/>
                        </a:ext>
                      </a:extLst>
                    </a:blip>
                    <a:stretch>
                      <a:fillRect/>
                    </a:stretch>
                  </pic:blipFill>
                  <pic:spPr>
                    <a:xfrm>
                      <a:off x="0" y="0"/>
                      <a:ext cx="3285714" cy="380952"/>
                    </a:xfrm>
                    <a:prstGeom prst="rect">
                      <a:avLst/>
                    </a:prstGeom>
                  </pic:spPr>
                </pic:pic>
              </a:graphicData>
            </a:graphic>
          </wp:inline>
        </w:drawing>
      </w:r>
      <w:r>
        <w:br/>
      </w:r>
      <w:r w:rsidR="0056115E" w:rsidRPr="71015435">
        <w:rPr>
          <w:smallCaps/>
          <w:sz w:val="22"/>
        </w:rPr>
        <w:t>Figure 006 – Variable name vs Node name.</w:t>
      </w:r>
    </w:p>
    <w:p w14:paraId="394E676D" w14:textId="77777777" w:rsidR="00540273" w:rsidRDefault="00540273" w:rsidP="00540273">
      <w:pPr>
        <w:pStyle w:val="Heading2"/>
      </w:pPr>
      <w:r>
        <w:t xml:space="preserve">Explore the Viewport  </w:t>
      </w:r>
    </w:p>
    <w:p w14:paraId="75D8812B" w14:textId="6F1C77DA" w:rsidR="00833311" w:rsidRDefault="00540273" w:rsidP="00540273">
      <w:r>
        <w:t>Switch to the viewport tab</w:t>
      </w:r>
      <w:r w:rsidR="00387CD4">
        <w:t xml:space="preserve"> (Figure 00</w:t>
      </w:r>
      <w:r w:rsidR="306B93BF">
        <w:t>7</w:t>
      </w:r>
      <w:r w:rsidR="00387CD4">
        <w:t>)</w:t>
      </w:r>
      <w:r>
        <w:t xml:space="preserve"> to inspect the game objects that make up this object.</w:t>
      </w:r>
    </w:p>
    <w:p w14:paraId="0FE2A588" w14:textId="6BBB23BB" w:rsidR="00540273" w:rsidRDefault="00540273" w:rsidP="00540273">
      <w:r>
        <w:rPr>
          <w:noProof/>
        </w:rPr>
        <w:drawing>
          <wp:inline distT="0" distB="0" distL="0" distR="0" wp14:anchorId="4509B6A1" wp14:editId="20B01DCD">
            <wp:extent cx="5943600" cy="318100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854"/>
                    <a:stretch/>
                  </pic:blipFill>
                  <pic:spPr bwMode="auto">
                    <a:xfrm>
                      <a:off x="0" y="0"/>
                      <a:ext cx="5943600" cy="3181004"/>
                    </a:xfrm>
                    <a:prstGeom prst="rect">
                      <a:avLst/>
                    </a:prstGeom>
                    <a:ln>
                      <a:noFill/>
                    </a:ln>
                    <a:extLst>
                      <a:ext uri="{53640926-AAD7-44D8-BBD7-CCE9431645EC}">
                        <a14:shadowObscured xmlns:a14="http://schemas.microsoft.com/office/drawing/2010/main"/>
                      </a:ext>
                    </a:extLst>
                  </pic:spPr>
                </pic:pic>
              </a:graphicData>
            </a:graphic>
          </wp:inline>
        </w:drawing>
      </w:r>
    </w:p>
    <w:p w14:paraId="0556B7BF" w14:textId="4A07F90E" w:rsidR="00344EAA" w:rsidRPr="00BB265F" w:rsidRDefault="00344EAA" w:rsidP="00540273">
      <w:pPr>
        <w:rPr>
          <w:smallCaps/>
          <w:color w:val="5A5A5A" w:themeColor="text1" w:themeTint="A5"/>
        </w:rPr>
      </w:pPr>
      <w:r w:rsidRPr="71015435">
        <w:rPr>
          <w:rStyle w:val="SubtleReference"/>
        </w:rPr>
        <w:lastRenderedPageBreak/>
        <w:t>Figure 00</w:t>
      </w:r>
      <w:r w:rsidR="50284CE4" w:rsidRPr="71015435">
        <w:rPr>
          <w:rStyle w:val="SubtleReference"/>
        </w:rPr>
        <w:t>7</w:t>
      </w:r>
      <w:r w:rsidRPr="71015435">
        <w:rPr>
          <w:rStyle w:val="SubtleReference"/>
        </w:rPr>
        <w:t xml:space="preserve"> – The Jump Boost Viewport</w:t>
      </w:r>
    </w:p>
    <w:p w14:paraId="04F4F939" w14:textId="43B7BDAD" w:rsidR="00540273" w:rsidRDefault="00540273" w:rsidP="00540273">
      <w:pPr>
        <w:rPr>
          <w:noProof/>
        </w:rPr>
      </w:pPr>
      <w:r>
        <w:t xml:space="preserve">The Jump Boost is comprised of 4 objects - the </w:t>
      </w:r>
      <w:proofErr w:type="spellStart"/>
      <w:r w:rsidRPr="71015435">
        <w:rPr>
          <w:b/>
          <w:bCs/>
        </w:rPr>
        <w:t>DefaultSceneRoot</w:t>
      </w:r>
      <w:proofErr w:type="spellEnd"/>
      <w:r>
        <w:t xml:space="preserve">, the </w:t>
      </w:r>
      <w:proofErr w:type="spellStart"/>
      <w:r w:rsidRPr="71015435">
        <w:rPr>
          <w:b/>
          <w:bCs/>
        </w:rPr>
        <w:t>SM_powerup</w:t>
      </w:r>
      <w:proofErr w:type="spellEnd"/>
      <w:r>
        <w:t xml:space="preserve"> mesh, the </w:t>
      </w:r>
      <w:proofErr w:type="spellStart"/>
      <w:r w:rsidRPr="71015435">
        <w:rPr>
          <w:b/>
          <w:bCs/>
        </w:rPr>
        <w:t>Sphere_coll</w:t>
      </w:r>
      <w:proofErr w:type="spellEnd"/>
      <w:r>
        <w:t xml:space="preserve"> collider, and the </w:t>
      </w:r>
      <w:r w:rsidRPr="71015435">
        <w:rPr>
          <w:b/>
          <w:bCs/>
        </w:rPr>
        <w:t>Jump Boost</w:t>
      </w:r>
      <w:r>
        <w:t xml:space="preserve"> text string</w:t>
      </w:r>
      <w:r w:rsidR="00387CD4">
        <w:t xml:space="preserve"> (Figure 00</w:t>
      </w:r>
      <w:r w:rsidR="678ECAB0">
        <w:t>8</w:t>
      </w:r>
      <w:r w:rsidR="00387CD4">
        <w:t>).</w:t>
      </w:r>
      <w:r>
        <w:br/>
      </w:r>
      <w:r w:rsidRPr="71015435">
        <w:rPr>
          <w:noProof/>
        </w:rPr>
        <w:t xml:space="preserve"> </w:t>
      </w:r>
      <w:r>
        <w:rPr>
          <w:noProof/>
        </w:rPr>
        <w:drawing>
          <wp:inline distT="0" distB="0" distL="0" distR="0" wp14:anchorId="1F73F6C0" wp14:editId="00FD335F">
            <wp:extent cx="5943600" cy="17462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19">
                      <a:extLst>
                        <a:ext uri="{28A0092B-C50C-407E-A947-70E740481C1C}">
                          <a14:useLocalDpi xmlns:a14="http://schemas.microsoft.com/office/drawing/2010/main" val="0"/>
                        </a:ext>
                      </a:extLst>
                    </a:blip>
                    <a:stretch>
                      <a:fillRect/>
                    </a:stretch>
                  </pic:blipFill>
                  <pic:spPr>
                    <a:xfrm>
                      <a:off x="0" y="0"/>
                      <a:ext cx="5943600" cy="1746250"/>
                    </a:xfrm>
                    <a:prstGeom prst="rect">
                      <a:avLst/>
                    </a:prstGeom>
                  </pic:spPr>
                </pic:pic>
              </a:graphicData>
            </a:graphic>
          </wp:inline>
        </w:drawing>
      </w:r>
    </w:p>
    <w:p w14:paraId="7F9B4957" w14:textId="39828B86" w:rsidR="00344EAA" w:rsidRPr="00387CD4" w:rsidRDefault="00344EAA" w:rsidP="00540273">
      <w:pPr>
        <w:rPr>
          <w:smallCaps/>
          <w:color w:val="5A5A5A" w:themeColor="text1" w:themeTint="A5"/>
        </w:rPr>
      </w:pPr>
      <w:r w:rsidRPr="71015435">
        <w:rPr>
          <w:rStyle w:val="SubtleReference"/>
        </w:rPr>
        <w:t>Figure 00</w:t>
      </w:r>
      <w:r w:rsidR="0424C583" w:rsidRPr="71015435">
        <w:rPr>
          <w:rStyle w:val="SubtleReference"/>
        </w:rPr>
        <w:t>8</w:t>
      </w:r>
      <w:r w:rsidRPr="71015435">
        <w:rPr>
          <w:rStyle w:val="SubtleReference"/>
        </w:rPr>
        <w:t xml:space="preserve"> – The Component</w:t>
      </w:r>
      <w:r w:rsidR="56230598" w:rsidRPr="71015435">
        <w:rPr>
          <w:rStyle w:val="SubtleReference"/>
        </w:rPr>
        <w:t>s</w:t>
      </w:r>
      <w:r w:rsidRPr="71015435">
        <w:rPr>
          <w:rStyle w:val="SubtleReference"/>
        </w:rPr>
        <w:t xml:space="preserve"> That Make Up The Jump Boost</w:t>
      </w:r>
    </w:p>
    <w:p w14:paraId="0D4C8A6A" w14:textId="77777777" w:rsidR="00833311" w:rsidRDefault="00833311" w:rsidP="00833311">
      <w:pPr>
        <w:pStyle w:val="Heading2"/>
      </w:pPr>
      <w:r>
        <w:t>Explore the Event Graph</w:t>
      </w:r>
    </w:p>
    <w:p w14:paraId="4C66C300" w14:textId="2519BC46" w:rsidR="00833311" w:rsidRDefault="00833311" w:rsidP="00833311">
      <w:r>
        <w:t>Select the Event Graph tab</w:t>
      </w:r>
      <w:r w:rsidR="00187B75">
        <w:t xml:space="preserve"> (Figure 00</w:t>
      </w:r>
      <w:r w:rsidR="7C1503E7">
        <w:t>9</w:t>
      </w:r>
      <w:r w:rsidR="00187B75">
        <w:t>)</w:t>
      </w:r>
      <w:r>
        <w:t xml:space="preserve"> and take a look at the Blue</w:t>
      </w:r>
      <w:r w:rsidR="00187B75">
        <w:t>p</w:t>
      </w:r>
      <w:r>
        <w:t>rint</w:t>
      </w:r>
      <w:r w:rsidR="00135B40">
        <w:t>s code</w:t>
      </w:r>
      <w:r>
        <w:t xml:space="preserve"> - you can now inspect the code modules that make this object work. </w:t>
      </w:r>
    </w:p>
    <w:p w14:paraId="1D53B434" w14:textId="3EB5ACBB" w:rsidR="00833311" w:rsidRDefault="00833311" w:rsidP="00833311">
      <w:r>
        <w:rPr>
          <w:noProof/>
        </w:rPr>
        <w:drawing>
          <wp:inline distT="0" distB="0" distL="0" distR="0" wp14:anchorId="446351D5" wp14:editId="20D93ADC">
            <wp:extent cx="5943600" cy="26955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6272"/>
                    <a:stretch/>
                  </pic:blipFill>
                  <pic:spPr bwMode="auto">
                    <a:xfrm>
                      <a:off x="0" y="0"/>
                      <a:ext cx="5943600" cy="2695575"/>
                    </a:xfrm>
                    <a:prstGeom prst="rect">
                      <a:avLst/>
                    </a:prstGeom>
                    <a:ln>
                      <a:noFill/>
                    </a:ln>
                    <a:extLst>
                      <a:ext uri="{53640926-AAD7-44D8-BBD7-CCE9431645EC}">
                        <a14:shadowObscured xmlns:a14="http://schemas.microsoft.com/office/drawing/2010/main"/>
                      </a:ext>
                    </a:extLst>
                  </pic:spPr>
                </pic:pic>
              </a:graphicData>
            </a:graphic>
          </wp:inline>
        </w:drawing>
      </w:r>
    </w:p>
    <w:p w14:paraId="5AB0576D" w14:textId="141CAA2E" w:rsidR="00BB265F" w:rsidRPr="00187B75" w:rsidRDefault="00BB265F" w:rsidP="00833311">
      <w:pPr>
        <w:rPr>
          <w:smallCaps/>
          <w:color w:val="5A5A5A" w:themeColor="text1" w:themeTint="A5"/>
        </w:rPr>
      </w:pPr>
      <w:r w:rsidRPr="71015435">
        <w:rPr>
          <w:rStyle w:val="SubtleReference"/>
        </w:rPr>
        <w:t>Figure 00</w:t>
      </w:r>
      <w:r w:rsidR="7857FB18" w:rsidRPr="71015435">
        <w:rPr>
          <w:rStyle w:val="SubtleReference"/>
        </w:rPr>
        <w:t>9</w:t>
      </w:r>
      <w:r w:rsidRPr="71015435">
        <w:rPr>
          <w:rStyle w:val="SubtleReference"/>
        </w:rPr>
        <w:t xml:space="preserve"> – The Event Graph tab in the jump boost Blueprint</w:t>
      </w:r>
    </w:p>
    <w:p w14:paraId="2F34F7F2" w14:textId="1F08F856" w:rsidR="00833311" w:rsidRDefault="00833311" w:rsidP="71015435">
      <w:pPr>
        <w:pStyle w:val="IntenseQuote"/>
        <w:ind w:left="0" w:right="4"/>
        <w:rPr>
          <w:sz w:val="22"/>
        </w:rPr>
      </w:pPr>
      <w:r w:rsidRPr="71015435">
        <w:rPr>
          <w:rFonts w:ascii="Segoe UI Emoji" w:eastAsia="Segoe UI Emoji" w:hAnsi="Segoe UI Emoji" w:cs="Segoe UI Emoji"/>
        </w:rPr>
        <w:t>📝</w:t>
      </w:r>
      <w:r w:rsidRPr="71015435">
        <w:rPr>
          <w:i w:val="0"/>
          <w:iCs w:val="0"/>
          <w:sz w:val="28"/>
          <w:szCs w:val="28"/>
        </w:rPr>
        <w:t xml:space="preserve"> </w:t>
      </w:r>
      <w:r w:rsidRPr="71015435">
        <w:rPr>
          <w:rFonts w:asciiTheme="majorHAnsi" w:hAnsiTheme="majorHAnsi" w:cstheme="majorBidi"/>
          <w:i w:val="0"/>
          <w:iCs w:val="0"/>
          <w:sz w:val="26"/>
          <w:szCs w:val="26"/>
        </w:rPr>
        <w:t>NOTA BENE</w:t>
      </w:r>
      <w:r>
        <w:br/>
      </w:r>
      <w:r>
        <w:br/>
      </w:r>
      <w:r w:rsidRPr="71015435">
        <w:rPr>
          <w:sz w:val="22"/>
        </w:rPr>
        <w:t>You may notice a blue section at the bottom of the Event Graph</w:t>
      </w:r>
      <w:r w:rsidR="00A13AB7">
        <w:rPr>
          <w:sz w:val="22"/>
        </w:rPr>
        <w:t xml:space="preserve"> labelled “Part 5”</w:t>
      </w:r>
      <w:r w:rsidRPr="71015435">
        <w:rPr>
          <w:sz w:val="22"/>
        </w:rPr>
        <w:t xml:space="preserve">. This can be ignored as we will be addressing this in </w:t>
      </w:r>
      <w:r w:rsidR="00A13AB7">
        <w:rPr>
          <w:sz w:val="22"/>
        </w:rPr>
        <w:t>module 5 of this tutorial series</w:t>
      </w:r>
      <w:r w:rsidRPr="71015435">
        <w:rPr>
          <w:sz w:val="22"/>
        </w:rPr>
        <w:t>. (Figure 00</w:t>
      </w:r>
      <w:r w:rsidR="3F8AFC02" w:rsidRPr="71015435">
        <w:rPr>
          <w:sz w:val="22"/>
        </w:rPr>
        <w:t>9</w:t>
      </w:r>
      <w:r w:rsidRPr="71015435">
        <w:rPr>
          <w:sz w:val="22"/>
        </w:rPr>
        <w:t>)</w:t>
      </w:r>
    </w:p>
    <w:p w14:paraId="67B259A7" w14:textId="181CD719" w:rsidR="009E1545" w:rsidRDefault="009E1545" w:rsidP="0072377D">
      <w:pPr>
        <w:pStyle w:val="Heading1"/>
      </w:pPr>
      <w:r>
        <w:lastRenderedPageBreak/>
        <w:t>Blueprint Basics</w:t>
      </w:r>
    </w:p>
    <w:p w14:paraId="243C2B83" w14:textId="4DBDFE3D" w:rsidR="00B110D6" w:rsidRDefault="00B110D6" w:rsidP="00B110D6">
      <w:r>
        <w:t xml:space="preserve">Blueprints are blocks connected with virtual wires. The points where wires connect to blocks are called Pins. Let’s review some important concepts used in Blueprints. </w:t>
      </w:r>
    </w:p>
    <w:p w14:paraId="3AC16FCD" w14:textId="24F5D488" w:rsidR="00B110D6" w:rsidRDefault="00B110D6" w:rsidP="00B110D6">
      <w:pPr>
        <w:pStyle w:val="ListParagraph"/>
        <w:numPr>
          <w:ilvl w:val="0"/>
          <w:numId w:val="20"/>
        </w:numPr>
      </w:pPr>
      <w:r>
        <w:t xml:space="preserve">The white pins are called </w:t>
      </w:r>
      <w:r w:rsidRPr="00527C97">
        <w:rPr>
          <w:b/>
          <w:bCs/>
        </w:rPr>
        <w:t>Execution Pins</w:t>
      </w:r>
      <w:r>
        <w:t>. Think of this as the power supply and the sequence of events. Blocks will run in the order they are connected by white wires.</w:t>
      </w:r>
      <w:r w:rsidR="00527C97">
        <w:br/>
      </w:r>
    </w:p>
    <w:p w14:paraId="30108667" w14:textId="05E735A9" w:rsidR="00B110D6" w:rsidRDefault="00B110D6" w:rsidP="00B110D6">
      <w:pPr>
        <w:pStyle w:val="ListParagraph"/>
        <w:numPr>
          <w:ilvl w:val="0"/>
          <w:numId w:val="20"/>
        </w:numPr>
      </w:pPr>
      <w:r>
        <w:t xml:space="preserve">Each block can have pins on the left and right sides. Pins on the left side are used for providing the </w:t>
      </w:r>
      <w:r w:rsidRPr="00527C97">
        <w:rPr>
          <w:b/>
          <w:bCs/>
        </w:rPr>
        <w:t>inputs</w:t>
      </w:r>
      <w:r>
        <w:t xml:space="preserve"> that the block will need to execute. Pins on the right side are </w:t>
      </w:r>
      <w:r w:rsidRPr="00527C97">
        <w:rPr>
          <w:b/>
          <w:bCs/>
        </w:rPr>
        <w:t>outputs</w:t>
      </w:r>
      <w:r>
        <w:t xml:space="preserve"> that can send the result of the execution to another action or save it to a variable.</w:t>
      </w:r>
      <w:r w:rsidR="00527C97">
        <w:br/>
      </w:r>
    </w:p>
    <w:p w14:paraId="11B8898A" w14:textId="3B4AE337" w:rsidR="00B110D6" w:rsidRDefault="00B110D6" w:rsidP="00B110D6">
      <w:pPr>
        <w:pStyle w:val="ListParagraph"/>
        <w:numPr>
          <w:ilvl w:val="0"/>
          <w:numId w:val="20"/>
        </w:numPr>
      </w:pPr>
      <w:r>
        <w:t>To connect wires, click and drag from one pin onto the destination pin, and release the mouse button.</w:t>
      </w:r>
      <w:r w:rsidR="00527C97">
        <w:br/>
      </w:r>
    </w:p>
    <w:p w14:paraId="4928DB0B" w14:textId="1BAA6AE8" w:rsidR="00B110D6" w:rsidRDefault="00B110D6" w:rsidP="00B110D6">
      <w:pPr>
        <w:pStyle w:val="ListParagraph"/>
        <w:numPr>
          <w:ilvl w:val="0"/>
          <w:numId w:val="20"/>
        </w:numPr>
      </w:pPr>
      <w:r>
        <w:t xml:space="preserve">Unreal Engine is an </w:t>
      </w:r>
      <w:r w:rsidRPr="002B7B2B">
        <w:rPr>
          <w:b/>
          <w:bCs/>
        </w:rPr>
        <w:t>event-driven</w:t>
      </w:r>
      <w:r>
        <w:t xml:space="preserve"> environment. You’ll notice that the first block is activated by a specific event. That means this code sits and waits for something to happen, like the player touching a power-up, which triggers the execution of that code sequence.</w:t>
      </w:r>
      <w:r w:rsidR="00DA1FAC">
        <w:t xml:space="preserve"> In this case, when </w:t>
      </w:r>
      <w:r w:rsidR="00DB36EB">
        <w:t>something</w:t>
      </w:r>
      <w:r w:rsidR="00DA1FAC">
        <w:t xml:space="preserve"> begins overlapping this object</w:t>
      </w:r>
      <w:r w:rsidR="00DB36EB">
        <w:t>’</w:t>
      </w:r>
      <w:r w:rsidR="00DA1FAC">
        <w:t xml:space="preserve">s </w:t>
      </w:r>
      <w:proofErr w:type="spellStart"/>
      <w:r w:rsidR="00DA1FAC" w:rsidRPr="00DB36EB">
        <w:rPr>
          <w:b/>
          <w:bCs/>
        </w:rPr>
        <w:t>Sphere_coll</w:t>
      </w:r>
      <w:proofErr w:type="spellEnd"/>
      <w:r w:rsidR="00DA1FAC">
        <w:t xml:space="preserve"> collider, </w:t>
      </w:r>
      <w:r w:rsidR="00DE281D">
        <w:t>our Blueprint code starts executing.</w:t>
      </w:r>
      <w:r w:rsidR="00DE281D">
        <w:br/>
      </w:r>
    </w:p>
    <w:p w14:paraId="5C2841C7" w14:textId="026C6271" w:rsidR="009E1545" w:rsidRDefault="00B110D6" w:rsidP="00B110D6">
      <w:pPr>
        <w:pStyle w:val="ListParagraph"/>
        <w:numPr>
          <w:ilvl w:val="0"/>
          <w:numId w:val="20"/>
        </w:numPr>
      </w:pPr>
      <w:r>
        <w:t>Blueprints make good use of color-coding to help quickly identify block types and compatible connections. You’ll notice that only the same-colored pins are connected together.</w:t>
      </w:r>
    </w:p>
    <w:p w14:paraId="1309399B" w14:textId="6D36C587" w:rsidR="00DE281D" w:rsidRPr="009E1545" w:rsidRDefault="0082255B" w:rsidP="003C476D">
      <w:pPr>
        <w:pStyle w:val="IntenseQuote"/>
        <w:ind w:left="0" w:right="4"/>
      </w:pPr>
      <w:r w:rsidRPr="00BE5F13">
        <w:rPr>
          <w:rFonts w:ascii="Segoe UI Emoji" w:hAnsi="Segoe UI Emoji" w:cs="Segoe UI Emoji"/>
          <w:i w:val="0"/>
          <w:iCs w:val="0"/>
          <w:sz w:val="28"/>
          <w:szCs w:val="28"/>
        </w:rPr>
        <w:t>🖖</w:t>
      </w:r>
      <w:r w:rsidRPr="00BE5F13">
        <w:rPr>
          <w:rFonts w:asciiTheme="majorHAnsi" w:hAnsiTheme="majorHAnsi" w:cstheme="majorHAnsi"/>
        </w:rPr>
        <w:t xml:space="preserve"> </w:t>
      </w:r>
      <w:r w:rsidRPr="00BE5F13">
        <w:rPr>
          <w:rFonts w:asciiTheme="majorHAnsi" w:hAnsiTheme="majorHAnsi" w:cstheme="majorHAnsi"/>
          <w:i w:val="0"/>
          <w:iCs w:val="0"/>
          <w:sz w:val="26"/>
          <w:szCs w:val="26"/>
        </w:rPr>
        <w:t>LENDING A HELPFUL HAND</w:t>
      </w:r>
      <w:r w:rsidR="00DE281D">
        <w:rPr>
          <w:rFonts w:asciiTheme="majorHAnsi" w:hAnsiTheme="majorHAnsi" w:cstheme="majorHAnsi"/>
          <w:sz w:val="26"/>
          <w:szCs w:val="26"/>
        </w:rPr>
        <w:br/>
      </w:r>
      <w:r w:rsidR="00DE281D">
        <w:rPr>
          <w:rFonts w:asciiTheme="majorHAnsi" w:hAnsiTheme="majorHAnsi" w:cstheme="majorHAnsi"/>
          <w:sz w:val="26"/>
          <w:szCs w:val="26"/>
        </w:rPr>
        <w:br/>
      </w:r>
      <w:r w:rsidR="003C476D">
        <w:t xml:space="preserve">Blueprints make use of color-coding to help you quickly identify block types and compatible connections. You’ll notice that only the same-colored pins </w:t>
      </w:r>
      <w:r w:rsidR="006C0329">
        <w:t>can be</w:t>
      </w:r>
      <w:r w:rsidR="003C476D">
        <w:t xml:space="preserve"> connected together. In the Part 3 Blueprint, Actors an</w:t>
      </w:r>
      <w:r w:rsidR="006C0329">
        <w:t>d</w:t>
      </w:r>
      <w:r w:rsidR="003C476D">
        <w:t xml:space="preserve"> objects are blue</w:t>
      </w:r>
      <w:r w:rsidR="006C0329">
        <w:t>,</w:t>
      </w:r>
      <w:r w:rsidR="003C476D">
        <w:t xml:space="preserve"> while floats (decimal numbers) are green.  Other common types are integers (sea green),</w:t>
      </w:r>
      <w:r w:rsidR="00BA09A7">
        <w:t xml:space="preserve"> </w:t>
      </w:r>
      <w:proofErr w:type="spellStart"/>
      <w:r w:rsidR="00BA09A7">
        <w:t>booleans</w:t>
      </w:r>
      <w:proofErr w:type="spellEnd"/>
      <w:r w:rsidR="00BA09A7">
        <w:t xml:space="preserve"> (red),</w:t>
      </w:r>
      <w:r w:rsidR="003C476D">
        <w:t xml:space="preserve"> vectors (gold) and text strings (magenta)</w:t>
      </w:r>
      <w:r w:rsidR="006C0329">
        <w:t>.</w:t>
      </w:r>
      <w:r w:rsidR="003C476D">
        <w:t xml:space="preserve"> </w:t>
      </w:r>
    </w:p>
    <w:p w14:paraId="0777C770" w14:textId="363EAB8F" w:rsidR="00955790" w:rsidRDefault="00955790" w:rsidP="0072377D">
      <w:pPr>
        <w:pStyle w:val="Heading1"/>
      </w:pPr>
      <w:r>
        <w:t>Explore the Jump Boost Code</w:t>
      </w:r>
    </w:p>
    <w:p w14:paraId="1D486AC3" w14:textId="072F6629" w:rsidR="00955790" w:rsidRDefault="00583A9D" w:rsidP="00583A9D">
      <w:r>
        <w:t xml:space="preserve">Now, let’s examine the code closer. Using the </w:t>
      </w:r>
      <w:r w:rsidRPr="71015435">
        <w:rPr>
          <w:b/>
          <w:bCs/>
        </w:rPr>
        <w:t>scroll wheel</w:t>
      </w:r>
      <w:r>
        <w:t xml:space="preserve"> on your mouse, zoom in to the left-hand side of the </w:t>
      </w:r>
      <w:r w:rsidR="674D309A" w:rsidRPr="71015435">
        <w:rPr>
          <w:b/>
          <w:bCs/>
        </w:rPr>
        <w:t xml:space="preserve">Part </w:t>
      </w:r>
      <w:r w:rsidRPr="71015435">
        <w:rPr>
          <w:b/>
          <w:bCs/>
        </w:rPr>
        <w:t>3</w:t>
      </w:r>
      <w:r>
        <w:t xml:space="preserve"> section. Use the </w:t>
      </w:r>
      <w:r w:rsidRPr="71015435">
        <w:rPr>
          <w:b/>
          <w:bCs/>
        </w:rPr>
        <w:t>right mouse button</w:t>
      </w:r>
      <w:r>
        <w:t xml:space="preserve"> to pan within the Blueprint Editor Graph. We will break the code into 7 sections to help make this more manageable to understand. </w:t>
      </w:r>
    </w:p>
    <w:p w14:paraId="05CA713D" w14:textId="171BE5CC" w:rsidR="00D174CD" w:rsidRDefault="00D174CD" w:rsidP="00D174CD">
      <w:r>
        <w:lastRenderedPageBreak/>
        <w:t>The seven outlined sections of Blueprint code explained:</w:t>
      </w:r>
    </w:p>
    <w:p w14:paraId="7D8E7BBD" w14:textId="7AD19591" w:rsidR="008C0BA8" w:rsidRDefault="00407992" w:rsidP="001C4851">
      <w:pPr>
        <w:pStyle w:val="ListParagraph"/>
        <w:numPr>
          <w:ilvl w:val="0"/>
          <w:numId w:val="21"/>
        </w:numPr>
        <w:contextualSpacing w:val="0"/>
      </w:pPr>
      <w:r>
        <w:t xml:space="preserve">When any object </w:t>
      </w:r>
      <w:r w:rsidRPr="71015435">
        <w:rPr>
          <w:b/>
          <w:bCs/>
        </w:rPr>
        <w:t>o</w:t>
      </w:r>
      <w:r w:rsidR="008C0BA8" w:rsidRPr="71015435">
        <w:rPr>
          <w:b/>
          <w:bCs/>
        </w:rPr>
        <w:t>verlaps</w:t>
      </w:r>
      <w:r w:rsidR="008C0BA8">
        <w:t xml:space="preserve"> the </w:t>
      </w:r>
      <w:r w:rsidR="008C0BA8" w:rsidRPr="71015435">
        <w:rPr>
          <w:b/>
          <w:bCs/>
        </w:rPr>
        <w:t>Sphere collision</w:t>
      </w:r>
      <w:r>
        <w:t xml:space="preserve"> (</w:t>
      </w:r>
      <w:proofErr w:type="spellStart"/>
      <w:r>
        <w:t>Sphere_coll</w:t>
      </w:r>
      <w:proofErr w:type="spellEnd"/>
      <w:r>
        <w:t>)</w:t>
      </w:r>
      <w:r w:rsidR="008C0BA8">
        <w:t xml:space="preserve"> </w:t>
      </w:r>
      <w:r w:rsidR="0006729B">
        <w:t>our code starts to execute a</w:t>
      </w:r>
      <w:r w:rsidR="008C0BA8">
        <w:t xml:space="preserve"> call (</w:t>
      </w:r>
      <w:r w:rsidR="008C0BA8" w:rsidRPr="71015435">
        <w:rPr>
          <w:b/>
          <w:bCs/>
        </w:rPr>
        <w:t>cast</w:t>
      </w:r>
      <w:r w:rsidR="008C0BA8">
        <w:t xml:space="preserve">) to the </w:t>
      </w:r>
      <w:r w:rsidR="008C0BA8" w:rsidRPr="71015435">
        <w:rPr>
          <w:b/>
          <w:bCs/>
        </w:rPr>
        <w:t>Character</w:t>
      </w:r>
      <w:r w:rsidR="00577E67" w:rsidRPr="71015435">
        <w:rPr>
          <w:b/>
          <w:bCs/>
        </w:rPr>
        <w:t xml:space="preserve"> </w:t>
      </w:r>
      <w:r w:rsidR="00577E67">
        <w:t>(</w:t>
      </w:r>
      <w:proofErr w:type="spellStart"/>
      <w:r w:rsidR="007E56C8">
        <w:t>BP_HourOfCode_Character</w:t>
      </w:r>
      <w:proofErr w:type="spellEnd"/>
      <w:r w:rsidR="00577E67">
        <w:t>)</w:t>
      </w:r>
      <w:r w:rsidR="008C0BA8">
        <w:t xml:space="preserve">. </w:t>
      </w:r>
      <w:r w:rsidR="005A2FF5">
        <w:t>If the overlapping object is indeed the character</w:t>
      </w:r>
      <w:r w:rsidR="7C35F57D">
        <w:t>,</w:t>
      </w:r>
      <w:r w:rsidR="005A2FF5">
        <w:t xml:space="preserve"> the cast will </w:t>
      </w:r>
      <w:r w:rsidR="00B528BE">
        <w:t>succeed</w:t>
      </w:r>
      <w:r w:rsidR="005A2FF5">
        <w:t xml:space="preserve"> and </w:t>
      </w:r>
      <w:r w:rsidR="00B528BE">
        <w:t>code execution will continue. If the overlapping object is not the character</w:t>
      </w:r>
      <w:r w:rsidR="343F7C1E">
        <w:t>,</w:t>
      </w:r>
      <w:r w:rsidR="00B528BE">
        <w:t xml:space="preserve"> the code </w:t>
      </w:r>
      <w:r w:rsidR="00291338">
        <w:t>execution stops.</w:t>
      </w:r>
      <w:r w:rsidR="00737B81">
        <w:t xml:space="preserve"> (Figure 0</w:t>
      </w:r>
      <w:r w:rsidR="6A879859">
        <w:t>10</w:t>
      </w:r>
      <w:r w:rsidR="00737B81">
        <w:t>)</w:t>
      </w:r>
    </w:p>
    <w:p w14:paraId="14B2D0F3" w14:textId="149C0228" w:rsidR="0097788A" w:rsidRDefault="007E56C8" w:rsidP="001C4851">
      <w:pPr>
        <w:pStyle w:val="ListParagraph"/>
        <w:contextualSpacing w:val="0"/>
      </w:pPr>
      <w:r w:rsidRPr="007E56C8">
        <w:drawing>
          <wp:inline distT="0" distB="0" distL="0" distR="0" wp14:anchorId="400B73BA" wp14:editId="700A90AF">
            <wp:extent cx="3864334" cy="1543257"/>
            <wp:effectExtent l="0" t="0" r="3175" b="0"/>
            <wp:docPr id="292486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6619" name="Picture 1" descr="A screenshot of a computer&#10;&#10;Description automatically generated"/>
                    <pic:cNvPicPr/>
                  </pic:nvPicPr>
                  <pic:blipFill>
                    <a:blip r:embed="rId21"/>
                    <a:stretch>
                      <a:fillRect/>
                    </a:stretch>
                  </pic:blipFill>
                  <pic:spPr>
                    <a:xfrm>
                      <a:off x="0" y="0"/>
                      <a:ext cx="3891168" cy="1553973"/>
                    </a:xfrm>
                    <a:prstGeom prst="rect">
                      <a:avLst/>
                    </a:prstGeom>
                  </pic:spPr>
                </pic:pic>
              </a:graphicData>
            </a:graphic>
          </wp:inline>
        </w:drawing>
      </w:r>
    </w:p>
    <w:p w14:paraId="20388179" w14:textId="106E475D" w:rsidR="00737B81" w:rsidRPr="00812C13" w:rsidRDefault="00737B81" w:rsidP="001C4851">
      <w:pPr>
        <w:pStyle w:val="ListParagraph"/>
        <w:contextualSpacing w:val="0"/>
        <w:rPr>
          <w:rStyle w:val="SubtleReference"/>
        </w:rPr>
      </w:pPr>
      <w:r w:rsidRPr="71015435">
        <w:rPr>
          <w:rStyle w:val="SubtleReference"/>
        </w:rPr>
        <w:t>Figure 0</w:t>
      </w:r>
      <w:r w:rsidR="2A961A7C" w:rsidRPr="71015435">
        <w:rPr>
          <w:rStyle w:val="SubtleReference"/>
        </w:rPr>
        <w:t>10</w:t>
      </w:r>
      <w:r w:rsidRPr="71015435">
        <w:rPr>
          <w:rStyle w:val="SubtleReference"/>
        </w:rPr>
        <w:t xml:space="preserve"> – </w:t>
      </w:r>
      <w:r w:rsidR="00812C13" w:rsidRPr="71015435">
        <w:rPr>
          <w:rStyle w:val="SubtleReference"/>
        </w:rPr>
        <w:t>The code is triggered when the player touches the jump boost collision sphere.</w:t>
      </w:r>
      <w:r w:rsidRPr="71015435">
        <w:rPr>
          <w:rStyle w:val="SubtleReference"/>
        </w:rPr>
        <w:t xml:space="preserve"> </w:t>
      </w:r>
    </w:p>
    <w:p w14:paraId="15D74081" w14:textId="242D6D50" w:rsidR="008C0BA8" w:rsidRDefault="00B53D63" w:rsidP="001C4851">
      <w:pPr>
        <w:pStyle w:val="ListParagraph"/>
        <w:numPr>
          <w:ilvl w:val="0"/>
          <w:numId w:val="21"/>
        </w:numPr>
        <w:contextualSpacing w:val="0"/>
      </w:pPr>
      <w:r>
        <w:t>Using the validated reference to the “</w:t>
      </w:r>
      <w:proofErr w:type="spellStart"/>
      <w:r w:rsidR="00EB3825">
        <w:t>BP_HourOfCode_Character</w:t>
      </w:r>
      <w:proofErr w:type="spellEnd"/>
      <w:r>
        <w:t xml:space="preserve">” the </w:t>
      </w:r>
      <w:r w:rsidR="008C0BA8" w:rsidRPr="71015435">
        <w:rPr>
          <w:b/>
          <w:bCs/>
        </w:rPr>
        <w:t xml:space="preserve">Jump </w:t>
      </w:r>
      <w:r w:rsidRPr="71015435">
        <w:rPr>
          <w:b/>
          <w:bCs/>
        </w:rPr>
        <w:t xml:space="preserve">Z </w:t>
      </w:r>
      <w:r w:rsidR="008C0BA8" w:rsidRPr="71015435">
        <w:rPr>
          <w:b/>
          <w:bCs/>
        </w:rPr>
        <w:t>Velocity</w:t>
      </w:r>
      <w:r w:rsidR="008C0BA8">
        <w:t xml:space="preserve"> value of the </w:t>
      </w:r>
      <w:r w:rsidR="008C0BA8" w:rsidRPr="71015435">
        <w:rPr>
          <w:b/>
          <w:bCs/>
        </w:rPr>
        <w:t>Character Movement</w:t>
      </w:r>
      <w:r w:rsidR="008523CA">
        <w:t xml:space="preserve"> is</w:t>
      </w:r>
      <w:r w:rsidR="00AC4B21">
        <w:t xml:space="preserve"> set</w:t>
      </w:r>
      <w:r w:rsidR="008523CA">
        <w:t xml:space="preserve"> </w:t>
      </w:r>
      <w:r w:rsidR="00332A53">
        <w:t xml:space="preserve">to the </w:t>
      </w:r>
      <w:r w:rsidR="00332A53" w:rsidRPr="71015435">
        <w:rPr>
          <w:b/>
          <w:bCs/>
        </w:rPr>
        <w:t>Jump Velocity</w:t>
      </w:r>
      <w:r w:rsidR="00332A53">
        <w:t xml:space="preserve"> variable </w:t>
      </w:r>
      <w:r w:rsidR="008C0BA8">
        <w:t>value chosen by you</w:t>
      </w:r>
      <w:r w:rsidR="323B1072">
        <w:t>,</w:t>
      </w:r>
      <w:r w:rsidR="008C0BA8">
        <w:t xml:space="preserve"> the designer</w:t>
      </w:r>
      <w:r w:rsidR="001C4851">
        <w:t xml:space="preserve"> (Figure 0</w:t>
      </w:r>
      <w:r w:rsidR="00AC4B21">
        <w:t>1</w:t>
      </w:r>
      <w:r w:rsidR="608CE66C">
        <w:t>1</w:t>
      </w:r>
      <w:r w:rsidR="001C4851">
        <w:t>)</w:t>
      </w:r>
      <w:r w:rsidR="008C0BA8">
        <w:t>.</w:t>
      </w:r>
      <w:r>
        <w:br/>
      </w:r>
      <w:r w:rsidR="002935FB" w:rsidRPr="002935FB">
        <w:drawing>
          <wp:inline distT="0" distB="0" distL="0" distR="0" wp14:anchorId="54774F30" wp14:editId="6BAB385E">
            <wp:extent cx="3847522" cy="1873691"/>
            <wp:effectExtent l="0" t="0" r="635" b="0"/>
            <wp:docPr id="1023865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5239" name="Picture 1" descr="A screenshot of a computer&#10;&#10;Description automatically generated"/>
                    <pic:cNvPicPr/>
                  </pic:nvPicPr>
                  <pic:blipFill rotWithShape="1">
                    <a:blip r:embed="rId22"/>
                    <a:srcRect t="5608"/>
                    <a:stretch/>
                  </pic:blipFill>
                  <pic:spPr bwMode="auto">
                    <a:xfrm>
                      <a:off x="0" y="0"/>
                      <a:ext cx="3874606" cy="1886880"/>
                    </a:xfrm>
                    <a:prstGeom prst="rect">
                      <a:avLst/>
                    </a:prstGeom>
                    <a:ln>
                      <a:noFill/>
                    </a:ln>
                    <a:extLst>
                      <a:ext uri="{53640926-AAD7-44D8-BBD7-CCE9431645EC}">
                        <a14:shadowObscured xmlns:a14="http://schemas.microsoft.com/office/drawing/2010/main"/>
                      </a:ext>
                    </a:extLst>
                  </pic:spPr>
                </pic:pic>
              </a:graphicData>
            </a:graphic>
          </wp:inline>
        </w:drawing>
      </w:r>
    </w:p>
    <w:p w14:paraId="1A8AF093" w14:textId="3E7F9090" w:rsidR="00DF2E44" w:rsidRPr="001C4851" w:rsidRDefault="00DF2E44" w:rsidP="001C4851">
      <w:pPr>
        <w:pStyle w:val="ListParagraph"/>
        <w:contextualSpacing w:val="0"/>
        <w:rPr>
          <w:rStyle w:val="SubtleReference"/>
        </w:rPr>
      </w:pPr>
      <w:r w:rsidRPr="71015435">
        <w:rPr>
          <w:rStyle w:val="SubtleReference"/>
        </w:rPr>
        <w:t>Figure 0</w:t>
      </w:r>
      <w:r w:rsidR="00AC4B21" w:rsidRPr="71015435">
        <w:rPr>
          <w:rStyle w:val="SubtleReference"/>
        </w:rPr>
        <w:t>1</w:t>
      </w:r>
      <w:r w:rsidR="10AB710C" w:rsidRPr="71015435">
        <w:rPr>
          <w:rStyle w:val="SubtleReference"/>
        </w:rPr>
        <w:t>1</w:t>
      </w:r>
      <w:r w:rsidRPr="71015435">
        <w:rPr>
          <w:rStyle w:val="SubtleReference"/>
        </w:rPr>
        <w:t xml:space="preserve"> </w:t>
      </w:r>
      <w:r w:rsidR="001C4851" w:rsidRPr="71015435">
        <w:rPr>
          <w:rStyle w:val="SubtleReference"/>
        </w:rPr>
        <w:t>–</w:t>
      </w:r>
      <w:r w:rsidRPr="71015435">
        <w:rPr>
          <w:rStyle w:val="SubtleReference"/>
        </w:rPr>
        <w:t xml:space="preserve"> </w:t>
      </w:r>
      <w:r w:rsidR="001C4851" w:rsidRPr="71015435">
        <w:rPr>
          <w:rStyle w:val="SubtleReference"/>
        </w:rPr>
        <w:t>Setting a new value for the player’s jump velocity.</w:t>
      </w:r>
    </w:p>
    <w:p w14:paraId="244B8AAB" w14:textId="47A39B50" w:rsidR="00D174CD" w:rsidRDefault="0093024E" w:rsidP="001C4851">
      <w:pPr>
        <w:pStyle w:val="ListParagraph"/>
        <w:numPr>
          <w:ilvl w:val="0"/>
          <w:numId w:val="21"/>
        </w:numPr>
        <w:contextualSpacing w:val="0"/>
      </w:pPr>
      <w:r>
        <w:t xml:space="preserve">The next two nodes turn off the visibility of the powerup and disable the collider.  The powerup is still in the game </w:t>
      </w:r>
      <w:r w:rsidR="00B92EE5">
        <w:t>but it</w:t>
      </w:r>
      <w:r>
        <w:t xml:space="preserve"> can no longer be interacted with.</w:t>
      </w:r>
      <w:r w:rsidR="00B92EE5">
        <w:t xml:space="preserve"> (</w:t>
      </w:r>
      <w:r w:rsidR="0068785F">
        <w:t>Figure 0</w:t>
      </w:r>
      <w:r w:rsidR="00B92EE5">
        <w:t>1</w:t>
      </w:r>
      <w:r w:rsidR="6FF8379E">
        <w:t>2</w:t>
      </w:r>
      <w:r w:rsidR="0068785F">
        <w:t>)</w:t>
      </w:r>
      <w:r w:rsidR="008C0BA8">
        <w:t>.</w:t>
      </w:r>
      <w:r>
        <w:br/>
      </w:r>
      <w:ins w:id="6" w:author="Andrew Roncin" w:date="2021-05-08T16:14:00Z">
        <w:r w:rsidR="000B51E1">
          <w:rPr>
            <w:noProof/>
          </w:rPr>
          <w:drawing>
            <wp:inline distT="0" distB="0" distL="0" distR="0" wp14:anchorId="0B5E8138" wp14:editId="789475A0">
              <wp:extent cx="4160131" cy="135909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pic:nvPicPr>
                    <pic:blipFill rotWithShape="1">
                      <a:blip r:embed="rId23">
                        <a:extLst>
                          <a:ext uri="{28A0092B-C50C-407E-A947-70E740481C1C}">
                            <a14:useLocalDpi xmlns:a14="http://schemas.microsoft.com/office/drawing/2010/main" val="0"/>
                          </a:ext>
                        </a:extLst>
                      </a:blip>
                      <a:srcRect t="4393" b="12195"/>
                      <a:stretch/>
                    </pic:blipFill>
                    <pic:spPr bwMode="auto">
                      <a:xfrm>
                        <a:off x="0" y="0"/>
                        <a:ext cx="4162425" cy="1359843"/>
                      </a:xfrm>
                      <a:prstGeom prst="rect">
                        <a:avLst/>
                      </a:prstGeom>
                      <a:ln>
                        <a:noFill/>
                      </a:ln>
                      <a:extLst>
                        <a:ext uri="{53640926-AAD7-44D8-BBD7-CCE9431645EC}">
                          <a14:shadowObscured xmlns:a14="http://schemas.microsoft.com/office/drawing/2010/main"/>
                        </a:ext>
                      </a:extLst>
                    </pic:spPr>
                  </pic:pic>
                </a:graphicData>
              </a:graphic>
            </wp:inline>
          </w:drawing>
        </w:r>
      </w:ins>
    </w:p>
    <w:p w14:paraId="37F79798" w14:textId="6EF11D05" w:rsidR="0068785F" w:rsidRPr="00DB7007" w:rsidRDefault="0068785F" w:rsidP="0068785F">
      <w:pPr>
        <w:pStyle w:val="ListParagraph"/>
        <w:contextualSpacing w:val="0"/>
        <w:rPr>
          <w:rStyle w:val="SubtleReference"/>
        </w:rPr>
      </w:pPr>
      <w:r w:rsidRPr="71015435">
        <w:rPr>
          <w:rStyle w:val="SubtleReference"/>
        </w:rPr>
        <w:t>Figure 0</w:t>
      </w:r>
      <w:r w:rsidR="00B92EE5" w:rsidRPr="71015435">
        <w:rPr>
          <w:rStyle w:val="SubtleReference"/>
        </w:rPr>
        <w:t>1</w:t>
      </w:r>
      <w:r w:rsidR="348A196B" w:rsidRPr="71015435">
        <w:rPr>
          <w:rStyle w:val="SubtleReference"/>
        </w:rPr>
        <w:t>2</w:t>
      </w:r>
      <w:r w:rsidRPr="71015435">
        <w:rPr>
          <w:rStyle w:val="SubtleReference"/>
        </w:rPr>
        <w:t xml:space="preserve"> </w:t>
      </w:r>
      <w:r w:rsidR="00DB7007" w:rsidRPr="71015435">
        <w:rPr>
          <w:rStyle w:val="SubtleReference"/>
        </w:rPr>
        <w:t>–</w:t>
      </w:r>
      <w:r w:rsidRPr="71015435">
        <w:rPr>
          <w:rStyle w:val="SubtleReference"/>
        </w:rPr>
        <w:t xml:space="preserve"> </w:t>
      </w:r>
      <w:r w:rsidR="00DB7007" w:rsidRPr="71015435">
        <w:rPr>
          <w:rStyle w:val="SubtleReference"/>
        </w:rPr>
        <w:t>Hiding the jump boost after it has been collected.</w:t>
      </w:r>
    </w:p>
    <w:p w14:paraId="66CF74A0" w14:textId="6BFC3E01" w:rsidR="0097788A" w:rsidRDefault="0097788A" w:rsidP="001C4851">
      <w:pPr>
        <w:pStyle w:val="ListParagraph"/>
        <w:numPr>
          <w:ilvl w:val="0"/>
          <w:numId w:val="21"/>
        </w:numPr>
        <w:contextualSpacing w:val="0"/>
      </w:pPr>
      <w:r>
        <w:lastRenderedPageBreak/>
        <w:t>Th</w:t>
      </w:r>
      <w:r w:rsidR="0068674D">
        <w:t xml:space="preserve">e next nodes </w:t>
      </w:r>
      <w:r w:rsidR="00282A4D">
        <w:t xml:space="preserve">play a sound at the powerup’s location. </w:t>
      </w:r>
      <w:r w:rsidR="004233B0">
        <w:t>(Figure 0</w:t>
      </w:r>
      <w:r w:rsidR="00562BC7">
        <w:t>1</w:t>
      </w:r>
      <w:r w:rsidR="475B7E43">
        <w:t>3</w:t>
      </w:r>
      <w:r w:rsidR="004233B0">
        <w:t>)</w:t>
      </w:r>
      <w:r>
        <w:t>.</w:t>
      </w:r>
    </w:p>
    <w:p w14:paraId="1AA7B742" w14:textId="01E8B5CA" w:rsidR="00E15863" w:rsidRDefault="005E73F6" w:rsidP="00E15863">
      <w:pPr>
        <w:pStyle w:val="ListParagraph"/>
        <w:contextualSpacing w:val="0"/>
      </w:pPr>
      <w:ins w:id="7" w:author="Andrew Roncin" w:date="2021-05-08T16:19:00Z">
        <w:r>
          <w:rPr>
            <w:noProof/>
          </w:rPr>
          <w:drawing>
            <wp:inline distT="0" distB="0" distL="0" distR="0" wp14:anchorId="5792BB95" wp14:editId="33331B9F">
              <wp:extent cx="3809524" cy="3457143"/>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09524" cy="3457143"/>
                      </a:xfrm>
                      <a:prstGeom prst="rect">
                        <a:avLst/>
                      </a:prstGeom>
                    </pic:spPr>
                  </pic:pic>
                </a:graphicData>
              </a:graphic>
            </wp:inline>
          </w:drawing>
        </w:r>
      </w:ins>
    </w:p>
    <w:p w14:paraId="5F27AFA5" w14:textId="62050D65" w:rsidR="004233B0" w:rsidRPr="004233B0" w:rsidRDefault="004233B0" w:rsidP="00E15863">
      <w:pPr>
        <w:pStyle w:val="ListParagraph"/>
        <w:contextualSpacing w:val="0"/>
        <w:rPr>
          <w:rStyle w:val="SubtleReference"/>
        </w:rPr>
      </w:pPr>
      <w:r w:rsidRPr="71015435">
        <w:rPr>
          <w:rStyle w:val="SubtleReference"/>
        </w:rPr>
        <w:t>Figure 0</w:t>
      </w:r>
      <w:r w:rsidR="00562BC7" w:rsidRPr="71015435">
        <w:rPr>
          <w:rStyle w:val="SubtleReference"/>
        </w:rPr>
        <w:t>1</w:t>
      </w:r>
      <w:r w:rsidR="3A49A37B" w:rsidRPr="71015435">
        <w:rPr>
          <w:rStyle w:val="SubtleReference"/>
        </w:rPr>
        <w:t>3</w:t>
      </w:r>
      <w:r w:rsidRPr="71015435">
        <w:rPr>
          <w:rStyle w:val="SubtleReference"/>
        </w:rPr>
        <w:t xml:space="preserve"> – Play a sound when the jump boost is collected.</w:t>
      </w:r>
    </w:p>
    <w:p w14:paraId="4C35C991" w14:textId="650F42C0" w:rsidR="00E73AE1" w:rsidRPr="00E73AE1" w:rsidRDefault="0097788A" w:rsidP="001C4851">
      <w:pPr>
        <w:pStyle w:val="ListParagraph"/>
        <w:numPr>
          <w:ilvl w:val="0"/>
          <w:numId w:val="21"/>
        </w:numPr>
        <w:contextualSpacing w:val="0"/>
        <w:rPr>
          <w:sz w:val="26"/>
          <w:szCs w:val="26"/>
        </w:rPr>
      </w:pPr>
      <w:r>
        <w:t xml:space="preserve">Next, there is a delay set by the value of the </w:t>
      </w:r>
      <w:r w:rsidRPr="71015435">
        <w:rPr>
          <w:b/>
          <w:bCs/>
        </w:rPr>
        <w:t>Cool Down Time</w:t>
      </w:r>
      <w:r>
        <w:t xml:space="preserve"> variable</w:t>
      </w:r>
      <w:r w:rsidR="00387FCE">
        <w:t>.</w:t>
      </w:r>
      <w:r>
        <w:t xml:space="preserve"> </w:t>
      </w:r>
      <w:r w:rsidR="00387FCE">
        <w:t>After this delay, t</w:t>
      </w:r>
      <w:r>
        <w:t xml:space="preserve">he visibility of the </w:t>
      </w:r>
      <w:proofErr w:type="spellStart"/>
      <w:r w:rsidRPr="71015435">
        <w:rPr>
          <w:b/>
          <w:bCs/>
        </w:rPr>
        <w:t>SM_Powerup</w:t>
      </w:r>
      <w:proofErr w:type="spellEnd"/>
      <w:r>
        <w:t xml:space="preserve"> is toggled back </w:t>
      </w:r>
      <w:r w:rsidRPr="71015435">
        <w:rPr>
          <w:b/>
          <w:bCs/>
        </w:rPr>
        <w:t>ON</w:t>
      </w:r>
      <w:r>
        <w:t xml:space="preserve">, and the </w:t>
      </w:r>
      <w:r w:rsidRPr="71015435">
        <w:rPr>
          <w:b/>
          <w:bCs/>
        </w:rPr>
        <w:t>collision</w:t>
      </w:r>
      <w:r>
        <w:t xml:space="preserve"> of the </w:t>
      </w:r>
      <w:r w:rsidRPr="71015435">
        <w:rPr>
          <w:b/>
          <w:bCs/>
        </w:rPr>
        <w:t>Sphere</w:t>
      </w:r>
      <w:r>
        <w:t xml:space="preserve"> is re-enabled</w:t>
      </w:r>
      <w:r w:rsidR="00E73AE1">
        <w:t xml:space="preserve"> (Figure 01</w:t>
      </w:r>
      <w:r w:rsidR="6A6E0607">
        <w:t>4</w:t>
      </w:r>
      <w:r w:rsidR="00E73AE1">
        <w:t>)</w:t>
      </w:r>
      <w:r>
        <w:t>.</w:t>
      </w:r>
    </w:p>
    <w:p w14:paraId="70B2F2D4" w14:textId="739F6F79" w:rsidR="00E73AE1" w:rsidRDefault="00387FCE" w:rsidP="00E73AE1">
      <w:pPr>
        <w:pStyle w:val="ListParagraph"/>
        <w:contextualSpacing w:val="0"/>
      </w:pPr>
      <w:r w:rsidRPr="00387FCE">
        <w:rPr>
          <w:noProof/>
        </w:rPr>
        <w:drawing>
          <wp:inline distT="0" distB="0" distL="0" distR="0" wp14:anchorId="468470F7" wp14:editId="36191E50">
            <wp:extent cx="5308963" cy="13811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5850" cy="1401127"/>
                    </a:xfrm>
                    <a:prstGeom prst="rect">
                      <a:avLst/>
                    </a:prstGeom>
                  </pic:spPr>
                </pic:pic>
              </a:graphicData>
            </a:graphic>
          </wp:inline>
        </w:drawing>
      </w:r>
    </w:p>
    <w:p w14:paraId="01496E44" w14:textId="2EEB14EB" w:rsidR="0097788A" w:rsidRPr="00E73AE1" w:rsidRDefault="00E73AE1" w:rsidP="00E73AE1">
      <w:pPr>
        <w:pStyle w:val="ListParagraph"/>
        <w:contextualSpacing w:val="0"/>
        <w:rPr>
          <w:rStyle w:val="SubtleReference"/>
        </w:rPr>
      </w:pPr>
      <w:r w:rsidRPr="71015435">
        <w:rPr>
          <w:rStyle w:val="SubtleReference"/>
        </w:rPr>
        <w:t>Figure 01</w:t>
      </w:r>
      <w:r w:rsidR="79D73DDE" w:rsidRPr="71015435">
        <w:rPr>
          <w:rStyle w:val="SubtleReference"/>
        </w:rPr>
        <w:t>4</w:t>
      </w:r>
      <w:r w:rsidRPr="71015435">
        <w:rPr>
          <w:rStyle w:val="SubtleReference"/>
        </w:rPr>
        <w:t xml:space="preserve"> – Re-enable the jump boost pickup after a cool down time.</w:t>
      </w:r>
    </w:p>
    <w:p w14:paraId="0372E0F5" w14:textId="04F19B24" w:rsidR="0097788A" w:rsidRDefault="0097788A" w:rsidP="001C4851">
      <w:pPr>
        <w:pStyle w:val="ListParagraph"/>
        <w:numPr>
          <w:ilvl w:val="0"/>
          <w:numId w:val="21"/>
        </w:numPr>
        <w:contextualSpacing w:val="0"/>
      </w:pPr>
      <w:r w:rsidRPr="71015435">
        <w:rPr>
          <w:sz w:val="26"/>
          <w:szCs w:val="26"/>
        </w:rPr>
        <w:t>T</w:t>
      </w:r>
      <w:r>
        <w:t>h</w:t>
      </w:r>
      <w:r w:rsidR="00603AAC">
        <w:t>e next</w:t>
      </w:r>
      <w:r>
        <w:t xml:space="preserve"> node </w:t>
      </w:r>
      <w:r w:rsidR="00EE73B5">
        <w:t xml:space="preserve">checks </w:t>
      </w:r>
      <w:r>
        <w:t xml:space="preserve">to see if the </w:t>
      </w:r>
      <w:r w:rsidRPr="71015435">
        <w:rPr>
          <w:b/>
          <w:bCs/>
        </w:rPr>
        <w:t>Character</w:t>
      </w:r>
      <w:r>
        <w:t xml:space="preserve"> is still alive</w:t>
      </w:r>
      <w:r w:rsidR="00EE73B5">
        <w:t>.</w:t>
      </w:r>
      <w:r>
        <w:t xml:space="preserve"> </w:t>
      </w:r>
      <w:r w:rsidR="00EE73B5">
        <w:t>I</w:t>
      </w:r>
      <w:r>
        <w:t>t’s asking if the character</w:t>
      </w:r>
      <w:r w:rsidR="00367871">
        <w:t xml:space="preserve"> reference from the cast in step 1 is still</w:t>
      </w:r>
      <w:r>
        <w:t xml:space="preserve"> </w:t>
      </w:r>
      <w:r w:rsidRPr="71015435">
        <w:rPr>
          <w:b/>
          <w:bCs/>
        </w:rPr>
        <w:t>valid</w:t>
      </w:r>
      <w:r w:rsidR="004E371C" w:rsidRPr="71015435">
        <w:rPr>
          <w:b/>
          <w:bCs/>
        </w:rPr>
        <w:t xml:space="preserve"> </w:t>
      </w:r>
      <w:r w:rsidR="004E371C">
        <w:t>(Figure 01</w:t>
      </w:r>
      <w:r w:rsidR="0206835B">
        <w:t>5</w:t>
      </w:r>
      <w:r w:rsidR="00367871">
        <w:t>). If you follow the blue wire back</w:t>
      </w:r>
      <w:r w:rsidR="200FB18A">
        <w:t>,</w:t>
      </w:r>
      <w:r w:rsidR="00367871">
        <w:t xml:space="preserve"> you will see that it leads to the </w:t>
      </w:r>
      <w:r w:rsidR="00367871" w:rsidRPr="71015435">
        <w:rPr>
          <w:b/>
          <w:bCs/>
        </w:rPr>
        <w:t>Cast t</w:t>
      </w:r>
      <w:r w:rsidR="00367871" w:rsidRPr="00354FB5">
        <w:rPr>
          <w:b/>
          <w:bCs/>
        </w:rPr>
        <w:t xml:space="preserve">o </w:t>
      </w:r>
      <w:proofErr w:type="spellStart"/>
      <w:r w:rsidR="00354FB5" w:rsidRPr="00354FB5">
        <w:rPr>
          <w:b/>
          <w:bCs/>
        </w:rPr>
        <w:t>BP_HourOfCode_Character</w:t>
      </w:r>
      <w:proofErr w:type="spellEnd"/>
      <w:r w:rsidR="00367871" w:rsidRPr="00354FB5">
        <w:rPr>
          <w:b/>
          <w:bCs/>
        </w:rPr>
        <w:t xml:space="preserve"> </w:t>
      </w:r>
      <w:r w:rsidR="00367871">
        <w:t>node.</w:t>
      </w:r>
      <w:r w:rsidR="006A653D">
        <w:t xml:space="preserve"> This check is important because the next step will fail if the character has died.</w:t>
      </w:r>
    </w:p>
    <w:p w14:paraId="4ACD9FD8" w14:textId="74D496A1" w:rsidR="004E371C" w:rsidRDefault="00603AAC" w:rsidP="004E371C">
      <w:pPr>
        <w:pStyle w:val="ListParagraph"/>
        <w:contextualSpacing w:val="0"/>
      </w:pPr>
      <w:r w:rsidRPr="00603AAC">
        <w:rPr>
          <w:noProof/>
        </w:rPr>
        <w:lastRenderedPageBreak/>
        <w:drawing>
          <wp:inline distT="0" distB="0" distL="0" distR="0" wp14:anchorId="1AA39A7F" wp14:editId="116AC54B">
            <wp:extent cx="3324689" cy="228631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4689" cy="2286319"/>
                    </a:xfrm>
                    <a:prstGeom prst="rect">
                      <a:avLst/>
                    </a:prstGeom>
                  </pic:spPr>
                </pic:pic>
              </a:graphicData>
            </a:graphic>
          </wp:inline>
        </w:drawing>
      </w:r>
    </w:p>
    <w:p w14:paraId="139DD089" w14:textId="3FDED4F5" w:rsidR="004E371C" w:rsidRPr="004E371C" w:rsidRDefault="004E371C" w:rsidP="004E371C">
      <w:pPr>
        <w:pStyle w:val="ListParagraph"/>
        <w:contextualSpacing w:val="0"/>
        <w:rPr>
          <w:rStyle w:val="SubtleReference"/>
        </w:rPr>
      </w:pPr>
      <w:r w:rsidRPr="71015435">
        <w:rPr>
          <w:rStyle w:val="SubtleReference"/>
        </w:rPr>
        <w:t>Figure 01</w:t>
      </w:r>
      <w:r w:rsidR="4619FCF1" w:rsidRPr="71015435">
        <w:rPr>
          <w:rStyle w:val="SubtleReference"/>
        </w:rPr>
        <w:t>5</w:t>
      </w:r>
      <w:r w:rsidRPr="71015435">
        <w:rPr>
          <w:rStyle w:val="SubtleReference"/>
        </w:rPr>
        <w:t xml:space="preserve"> – Making sure the character hasn’t died.</w:t>
      </w:r>
    </w:p>
    <w:p w14:paraId="2519915E" w14:textId="399C8124" w:rsidR="0097788A" w:rsidRDefault="0097788A" w:rsidP="001C4851">
      <w:pPr>
        <w:pStyle w:val="ListParagraph"/>
        <w:numPr>
          <w:ilvl w:val="0"/>
          <w:numId w:val="21"/>
        </w:numPr>
        <w:contextualSpacing w:val="0"/>
      </w:pPr>
      <w:r>
        <w:t xml:space="preserve">This last node is setting the </w:t>
      </w:r>
      <w:r w:rsidRPr="71015435">
        <w:rPr>
          <w:b/>
          <w:bCs/>
        </w:rPr>
        <w:t>Character’s Movement Jump Velocity</w:t>
      </w:r>
      <w:r>
        <w:t xml:space="preserve"> back to the value it was originally</w:t>
      </w:r>
      <w:r w:rsidR="00531942">
        <w:t xml:space="preserve"> (Figure 01</w:t>
      </w:r>
      <w:r w:rsidR="0A93131B">
        <w:t>6</w:t>
      </w:r>
      <w:r w:rsidR="00531942">
        <w:t>)</w:t>
      </w:r>
      <w:r>
        <w:t>. Again, you can follow the blue wire back to where it is connected to the character.</w:t>
      </w:r>
    </w:p>
    <w:p w14:paraId="296E7E48" w14:textId="783A3162" w:rsidR="00531942" w:rsidRDefault="00AF1A81" w:rsidP="00531942">
      <w:pPr>
        <w:pStyle w:val="ListParagraph"/>
        <w:contextualSpacing w:val="0"/>
      </w:pPr>
      <w:r w:rsidRPr="00AF1A81">
        <w:rPr>
          <w:noProof/>
        </w:rPr>
        <w:drawing>
          <wp:inline distT="0" distB="0" distL="0" distR="0" wp14:anchorId="6B856640" wp14:editId="77B08395">
            <wp:extent cx="2819794" cy="166710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9794" cy="1667108"/>
                    </a:xfrm>
                    <a:prstGeom prst="rect">
                      <a:avLst/>
                    </a:prstGeom>
                  </pic:spPr>
                </pic:pic>
              </a:graphicData>
            </a:graphic>
          </wp:inline>
        </w:drawing>
      </w:r>
    </w:p>
    <w:p w14:paraId="70D08168" w14:textId="5549F24F" w:rsidR="00531942" w:rsidRDefault="00531942" w:rsidP="00531942">
      <w:pPr>
        <w:pStyle w:val="ListParagraph"/>
        <w:contextualSpacing w:val="0"/>
        <w:rPr>
          <w:rStyle w:val="SubtleReference"/>
        </w:rPr>
      </w:pPr>
      <w:r w:rsidRPr="71015435">
        <w:rPr>
          <w:rStyle w:val="SubtleReference"/>
        </w:rPr>
        <w:t>Figure 01</w:t>
      </w:r>
      <w:r w:rsidR="42AE9330" w:rsidRPr="71015435">
        <w:rPr>
          <w:rStyle w:val="SubtleReference"/>
        </w:rPr>
        <w:t>6</w:t>
      </w:r>
      <w:r w:rsidRPr="71015435">
        <w:rPr>
          <w:rStyle w:val="SubtleReference"/>
        </w:rPr>
        <w:t xml:space="preserve"> – Resetting the jump boost after the cool down time.</w:t>
      </w:r>
    </w:p>
    <w:p w14:paraId="067BEE26" w14:textId="0AB1F9ED" w:rsidR="008B7BBA" w:rsidRPr="008B7BBA" w:rsidRDefault="008B7BBA" w:rsidP="008B7BBA">
      <w:pPr>
        <w:pStyle w:val="Heading1"/>
      </w:pPr>
      <w:r>
        <w:rPr>
          <w:sz w:val="26"/>
          <w:szCs w:val="26"/>
        </w:rPr>
        <w:t>Blueprint Recap</w:t>
      </w:r>
    </w:p>
    <w:p w14:paraId="44DCC2DB" w14:textId="23F18370" w:rsidR="0091428F" w:rsidRDefault="00463AC2" w:rsidP="0091428F">
      <w:r w:rsidRPr="00463AC2">
        <w:rPr>
          <w:sz w:val="26"/>
          <w:szCs w:val="26"/>
        </w:rPr>
        <w:t>O</w:t>
      </w:r>
      <w:r w:rsidRPr="00463AC2">
        <w:t xml:space="preserve">K, that is a lot. So, let’s recap in a single breath. </w:t>
      </w:r>
      <w:r w:rsidR="0091428F" w:rsidRPr="00463AC2">
        <w:t>This Blueprint allow</w:t>
      </w:r>
      <w:r w:rsidR="0091428F">
        <w:t>s</w:t>
      </w:r>
      <w:r w:rsidR="0091428F" w:rsidRPr="00463AC2">
        <w:t xml:space="preserve"> the character to jump higher for a short time</w:t>
      </w:r>
      <w:r w:rsidR="0091428F">
        <w:t xml:space="preserve">.  When activated, the visibility and collision of the powerup are temporarily disabled so the player cannot pick it up again.  </w:t>
      </w:r>
      <w:r w:rsidR="0091428F" w:rsidRPr="00463AC2">
        <w:t xml:space="preserve">As a bonus, a sound plays to let the player know they have acquired the power-up. When the jump boost expires, </w:t>
      </w:r>
      <w:r w:rsidR="0091428F">
        <w:t xml:space="preserve">the power up is re-enabled so the player can collect the jump boost again and their jump speed reset. </w:t>
      </w:r>
    </w:p>
    <w:p w14:paraId="642C12BD" w14:textId="77777777" w:rsidR="0091428F" w:rsidRPr="00531942" w:rsidRDefault="0091428F" w:rsidP="0091428F">
      <w:pPr>
        <w:rPr>
          <w:rStyle w:val="SubtleReference"/>
        </w:rPr>
      </w:pPr>
      <w:r w:rsidRPr="00463AC2">
        <w:t xml:space="preserve">Close the </w:t>
      </w:r>
      <w:r w:rsidRPr="00463AC2">
        <w:rPr>
          <w:b/>
          <w:bCs/>
        </w:rPr>
        <w:t>Blueprint Editor</w:t>
      </w:r>
      <w:r w:rsidRPr="00463AC2">
        <w:t xml:space="preserve"> to get back to your project.</w:t>
      </w:r>
      <w:r>
        <w:t xml:space="preserve"> </w:t>
      </w:r>
      <w:r w:rsidRPr="00463AC2">
        <w:t xml:space="preserve">Remember to </w:t>
      </w:r>
      <w:r w:rsidRPr="00463AC2">
        <w:rPr>
          <w:b/>
          <w:bCs/>
        </w:rPr>
        <w:t>Save All</w:t>
      </w:r>
      <w:r w:rsidRPr="00463AC2">
        <w:t xml:space="preserve"> your work.</w:t>
      </w:r>
    </w:p>
    <w:p w14:paraId="18971121" w14:textId="09D7CBEF" w:rsidR="00FE1EA0" w:rsidRDefault="00FE1EA0" w:rsidP="00C22B2C">
      <w:pPr>
        <w:pStyle w:val="Heading1"/>
      </w:pPr>
      <w:r>
        <w:t>Coin Pickups</w:t>
      </w:r>
    </w:p>
    <w:p w14:paraId="10F4C6E0" w14:textId="2DA879BF" w:rsidR="00FE1EA0" w:rsidRDefault="00FE1EA0" w:rsidP="00FE1EA0">
      <w:r>
        <w:t xml:space="preserve">In this section, you will add a few coins to reward the player for reaching new places. </w:t>
      </w:r>
      <w:r w:rsidR="007F197D">
        <w:t xml:space="preserve">In a later </w:t>
      </w:r>
      <w:r w:rsidR="001169E6">
        <w:t>module we’ll create a heads-up display (HUD) to keep track of the number of coins collected.</w:t>
      </w:r>
    </w:p>
    <w:p w14:paraId="1C40468A" w14:textId="718DADA0" w:rsidR="00FE1EA0" w:rsidRDefault="00FE1EA0" w:rsidP="00FE1EA0">
      <w:r>
        <w:lastRenderedPageBreak/>
        <w:t xml:space="preserve">Within the </w:t>
      </w:r>
      <w:r w:rsidRPr="71015435">
        <w:rPr>
          <w:b/>
          <w:bCs/>
        </w:rPr>
        <w:t>Blueprints</w:t>
      </w:r>
      <w:r>
        <w:t xml:space="preserve"> folder, drag out a few copies of the </w:t>
      </w:r>
      <w:proofErr w:type="spellStart"/>
      <w:r w:rsidRPr="71015435">
        <w:rPr>
          <w:b/>
          <w:bCs/>
        </w:rPr>
        <w:t>BP_coin</w:t>
      </w:r>
      <w:proofErr w:type="spellEnd"/>
      <w:r>
        <w:t xml:space="preserve"> </w:t>
      </w:r>
      <w:r w:rsidRPr="71015435">
        <w:rPr>
          <w:b/>
          <w:bCs/>
        </w:rPr>
        <w:t>Actor</w:t>
      </w:r>
      <w:r>
        <w:t xml:space="preserve"> and place them in your level. (You can also duplicate objects in your world by holding the </w:t>
      </w:r>
      <w:r w:rsidRPr="71015435">
        <w:rPr>
          <w:b/>
          <w:bCs/>
        </w:rPr>
        <w:t>ALT</w:t>
      </w:r>
      <w:r>
        <w:t xml:space="preserve"> key then moving the object with the </w:t>
      </w:r>
      <w:r w:rsidRPr="71015435">
        <w:rPr>
          <w:b/>
          <w:bCs/>
        </w:rPr>
        <w:t xml:space="preserve">Move </w:t>
      </w:r>
      <w:r w:rsidR="00D27071" w:rsidRPr="71015435">
        <w:rPr>
          <w:b/>
          <w:bCs/>
        </w:rPr>
        <w:t>G</w:t>
      </w:r>
      <w:r w:rsidRPr="71015435">
        <w:rPr>
          <w:b/>
          <w:bCs/>
        </w:rPr>
        <w:t>izmo</w:t>
      </w:r>
      <w:r>
        <w:t xml:space="preserve">.) You can reward players, encourage them to explore, </w:t>
      </w:r>
      <w:r w:rsidR="0971EAF0">
        <w:t>or</w:t>
      </w:r>
      <w:r>
        <w:t xml:space="preserve"> lead them into danger by having shiny objects lying around your level. These coins will work perfectly as a guide to a group of even more coins up above. </w:t>
      </w:r>
    </w:p>
    <w:p w14:paraId="4C34FE40" w14:textId="06DA1DFD" w:rsidR="00FE1EA0" w:rsidRDefault="00FE1EA0" w:rsidP="00FE1EA0">
      <w:r>
        <w:t>You’ll notice that there is another island that the player won’t be able to reach unless you give them another jump boost, so be sure to help them out</w:t>
      </w:r>
      <w:r w:rsidR="00444737">
        <w:t xml:space="preserve"> (Figure 01</w:t>
      </w:r>
      <w:r w:rsidR="0B4BE9DA">
        <w:t>7</w:t>
      </w:r>
      <w:r w:rsidR="00444737">
        <w:t>)</w:t>
      </w:r>
      <w:r>
        <w:t>.</w:t>
      </w:r>
      <w:r w:rsidR="00845287">
        <w:t xml:space="preserve"> </w:t>
      </w:r>
      <w:r w:rsidR="000B20F2">
        <w:t xml:space="preserve">In </w:t>
      </w:r>
      <w:r w:rsidR="000F71DE">
        <w:t>part 5</w:t>
      </w:r>
      <w:r w:rsidR="000B20F2">
        <w:t xml:space="preserve"> we’ll be placing a </w:t>
      </w:r>
      <w:r w:rsidR="000F71DE">
        <w:t>secret</w:t>
      </w:r>
      <w:r w:rsidR="000B20F2">
        <w:t xml:space="preserve"> key on this island.</w:t>
      </w:r>
    </w:p>
    <w:p w14:paraId="04EF54F1" w14:textId="2BAE407D" w:rsidR="00444737" w:rsidRDefault="00444737" w:rsidP="00FE1EA0">
      <w:r w:rsidRPr="00444737">
        <w:rPr>
          <w:noProof/>
        </w:rPr>
        <w:drawing>
          <wp:inline distT="0" distB="0" distL="0" distR="0" wp14:anchorId="77816815" wp14:editId="7F276968">
            <wp:extent cx="4628515" cy="3086442"/>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4057"/>
                    <a:stretch/>
                  </pic:blipFill>
                  <pic:spPr bwMode="auto">
                    <a:xfrm>
                      <a:off x="0" y="0"/>
                      <a:ext cx="4642040" cy="3095461"/>
                    </a:xfrm>
                    <a:prstGeom prst="rect">
                      <a:avLst/>
                    </a:prstGeom>
                    <a:ln>
                      <a:noFill/>
                    </a:ln>
                    <a:extLst>
                      <a:ext uri="{53640926-AAD7-44D8-BBD7-CCE9431645EC}">
                        <a14:shadowObscured xmlns:a14="http://schemas.microsoft.com/office/drawing/2010/main"/>
                      </a:ext>
                    </a:extLst>
                  </pic:spPr>
                </pic:pic>
              </a:graphicData>
            </a:graphic>
          </wp:inline>
        </w:drawing>
      </w:r>
    </w:p>
    <w:p w14:paraId="56ECCEE1" w14:textId="197B18E7" w:rsidR="00444737" w:rsidRDefault="00444737" w:rsidP="00FE1EA0">
      <w:pPr>
        <w:rPr>
          <w:rStyle w:val="SubtleReference"/>
        </w:rPr>
      </w:pPr>
      <w:r w:rsidRPr="71015435">
        <w:rPr>
          <w:rStyle w:val="SubtleReference"/>
        </w:rPr>
        <w:t>Figure 01</w:t>
      </w:r>
      <w:r w:rsidR="472717E2" w:rsidRPr="71015435">
        <w:rPr>
          <w:rStyle w:val="SubtleReference"/>
        </w:rPr>
        <w:t>7</w:t>
      </w:r>
      <w:r w:rsidRPr="71015435">
        <w:rPr>
          <w:rStyle w:val="SubtleReference"/>
        </w:rPr>
        <w:t xml:space="preserve"> – Create a path of coins to guide the player.</w:t>
      </w:r>
    </w:p>
    <w:p w14:paraId="2F73EF22" w14:textId="221AFED9" w:rsidR="00B54B72" w:rsidRDefault="00B54B72" w:rsidP="00B54B72">
      <w:pPr>
        <w:pStyle w:val="Heading1"/>
        <w:rPr>
          <w:rStyle w:val="SubtleReference"/>
          <w:smallCaps w:val="0"/>
          <w:color w:val="2F5496" w:themeColor="accent1" w:themeShade="BF"/>
        </w:rPr>
      </w:pPr>
      <w:r w:rsidRPr="00B54B72">
        <w:rPr>
          <w:rStyle w:val="SubtleReference"/>
          <w:smallCaps w:val="0"/>
          <w:color w:val="2F5496" w:themeColor="accent1" w:themeShade="BF"/>
        </w:rPr>
        <w:t xml:space="preserve">More </w:t>
      </w:r>
      <w:r>
        <w:rPr>
          <w:rStyle w:val="SubtleReference"/>
          <w:smallCaps w:val="0"/>
          <w:color w:val="2F5496" w:themeColor="accent1" w:themeShade="BF"/>
        </w:rPr>
        <w:t>Level Design</w:t>
      </w:r>
    </w:p>
    <w:p w14:paraId="6AE66EE9" w14:textId="776ED1DF" w:rsidR="00AD1D7F" w:rsidRDefault="00AD1D7F" w:rsidP="00AD1D7F">
      <w:r>
        <w:t xml:space="preserve">As we progress deeper into our game, we now present the player with multiple options of choice. </w:t>
      </w:r>
      <w:r w:rsidR="0015529B">
        <w:t>Coins and jump boosts can be used to guide the player or to reward them for exploring the level.</w:t>
      </w:r>
      <w:r>
        <w:t xml:space="preserve"> It’s time for you to add the following items to the Level 3 area of this map.</w:t>
      </w:r>
    </w:p>
    <w:p w14:paraId="387F3610" w14:textId="59977E10" w:rsidR="00AD1D7F" w:rsidRDefault="00AD1D7F" w:rsidP="00AD1D7F">
      <w:r w:rsidRPr="00AD1D7F">
        <w:rPr>
          <w:b/>
          <w:bCs/>
        </w:rPr>
        <w:t>Adding Coins</w:t>
      </w:r>
      <w:r>
        <w:t xml:space="preserve"> – Add more coins to your level. Think about using coins to guide the player. Maybe you can try to lead the player up to the large structure in front of them? They’ll get to a locked door only to realize that they </w:t>
      </w:r>
      <w:r w:rsidR="00FE356E">
        <w:t>must</w:t>
      </w:r>
      <w:r>
        <w:t xml:space="preserve"> go back to find the key.</w:t>
      </w:r>
    </w:p>
    <w:p w14:paraId="424AD28A" w14:textId="6D892F01" w:rsidR="00AD1D7F" w:rsidRDefault="00AD1D7F" w:rsidP="00AD1D7F">
      <w:r w:rsidRPr="71015435">
        <w:rPr>
          <w:b/>
          <w:bCs/>
        </w:rPr>
        <w:t>Add Jump Boost</w:t>
      </w:r>
      <w:r>
        <w:t xml:space="preserve"> – A jump boost is needed to make the first jump, but that should already be in place. If the player navigates to the right, then there is another jump that needs a jump boost power-up. Place this additional jump boost power</w:t>
      </w:r>
      <w:r w:rsidR="0015529B">
        <w:t>-</w:t>
      </w:r>
      <w:r>
        <w:t xml:space="preserve">up so the player can make the jump. </w:t>
      </w:r>
      <w:r w:rsidR="0015529B">
        <w:t>The island they can now reach</w:t>
      </w:r>
      <w:r w:rsidR="0EAB8353">
        <w:t xml:space="preserve"> would</w:t>
      </w:r>
      <w:r>
        <w:t xml:space="preserve"> be a great place to put the secret key</w:t>
      </w:r>
      <w:r w:rsidR="0015529B">
        <w:t xml:space="preserve"> in part 5.</w:t>
      </w:r>
      <w:r>
        <w:t xml:space="preserve"> </w:t>
      </w:r>
    </w:p>
    <w:p w14:paraId="4EB81CCE" w14:textId="103CF309" w:rsidR="003E4030" w:rsidRDefault="003E4030" w:rsidP="003E4030">
      <w:pPr>
        <w:pStyle w:val="IntenseQuote"/>
        <w:ind w:left="0" w:right="4"/>
      </w:pPr>
      <w:r w:rsidRPr="00BE5F13">
        <w:rPr>
          <w:rFonts w:ascii="Segoe UI Emoji" w:hAnsi="Segoe UI Emoji" w:cs="Segoe UI Emoji"/>
          <w:i w:val="0"/>
          <w:iCs w:val="0"/>
          <w:sz w:val="28"/>
          <w:szCs w:val="28"/>
        </w:rPr>
        <w:lastRenderedPageBreak/>
        <w:t>🖖</w:t>
      </w:r>
      <w:r w:rsidRPr="00BE5F13">
        <w:rPr>
          <w:rFonts w:asciiTheme="majorHAnsi" w:hAnsiTheme="majorHAnsi" w:cstheme="majorHAnsi"/>
        </w:rPr>
        <w:t xml:space="preserve"> </w:t>
      </w:r>
      <w:r w:rsidRPr="00BE5F13">
        <w:rPr>
          <w:rFonts w:asciiTheme="majorHAnsi" w:hAnsiTheme="majorHAnsi" w:cstheme="majorHAnsi"/>
          <w:i w:val="0"/>
          <w:iCs w:val="0"/>
          <w:sz w:val="26"/>
          <w:szCs w:val="26"/>
        </w:rPr>
        <w:t>LENDING A HELPFUL HAND</w:t>
      </w:r>
      <w:r>
        <w:rPr>
          <w:rFonts w:asciiTheme="majorHAnsi" w:hAnsiTheme="majorHAnsi" w:cstheme="majorHAnsi"/>
          <w:i w:val="0"/>
          <w:iCs w:val="0"/>
          <w:sz w:val="26"/>
          <w:szCs w:val="26"/>
        </w:rPr>
        <w:br/>
      </w:r>
      <w:r>
        <w:rPr>
          <w:rFonts w:asciiTheme="majorHAnsi" w:hAnsiTheme="majorHAnsi" w:cstheme="majorHAnsi"/>
          <w:i w:val="0"/>
          <w:iCs w:val="0"/>
          <w:sz w:val="26"/>
          <w:szCs w:val="26"/>
        </w:rPr>
        <w:br/>
      </w:r>
      <w:r w:rsidR="000A4019">
        <w:rPr>
          <w:rFonts w:asciiTheme="majorHAnsi" w:hAnsiTheme="majorHAnsi" w:cstheme="majorHAnsi"/>
          <w:sz w:val="22"/>
        </w:rPr>
        <w:t xml:space="preserve">Another reminder to </w:t>
      </w:r>
      <w:r w:rsidR="000A4019" w:rsidRPr="000A4019">
        <w:rPr>
          <w:rFonts w:asciiTheme="majorHAnsi" w:hAnsiTheme="majorHAnsi" w:cstheme="majorHAnsi"/>
          <w:b/>
          <w:bCs/>
          <w:sz w:val="22"/>
        </w:rPr>
        <w:t>Save All</w:t>
      </w:r>
      <w:r w:rsidR="000A4019">
        <w:rPr>
          <w:rFonts w:asciiTheme="majorHAnsi" w:hAnsiTheme="majorHAnsi" w:cstheme="majorHAnsi"/>
          <w:sz w:val="22"/>
        </w:rPr>
        <w:t xml:space="preserve"> your work</w:t>
      </w:r>
      <w:r w:rsidRPr="003E4030">
        <w:rPr>
          <w:rFonts w:asciiTheme="majorHAnsi" w:hAnsiTheme="majorHAnsi" w:cstheme="majorHAnsi"/>
          <w:sz w:val="22"/>
        </w:rPr>
        <w:t>.</w:t>
      </w:r>
      <w:r w:rsidR="003039F4">
        <w:rPr>
          <w:rFonts w:asciiTheme="majorHAnsi" w:hAnsiTheme="majorHAnsi" w:cstheme="majorHAnsi"/>
          <w:sz w:val="22"/>
        </w:rPr>
        <w:t xml:space="preserve"> Unreal Engine can crash taking your unsaved work down with it.</w:t>
      </w:r>
    </w:p>
    <w:p w14:paraId="7D3F7826" w14:textId="3765ACAD" w:rsidR="00E8759D" w:rsidRDefault="00E8759D" w:rsidP="0072377D">
      <w:pPr>
        <w:pStyle w:val="Heading1"/>
      </w:pPr>
      <w:r>
        <w:t>Up for a Challenge?</w:t>
      </w:r>
    </w:p>
    <w:p w14:paraId="529E3E1E" w14:textId="05323FCF" w:rsidR="00E8759D" w:rsidRPr="00E8759D" w:rsidRDefault="00854B93" w:rsidP="00854B93">
      <w:r>
        <w:t xml:space="preserve">Open the </w:t>
      </w:r>
      <w:proofErr w:type="spellStart"/>
      <w:r w:rsidRPr="00854B93">
        <w:rPr>
          <w:b/>
          <w:bCs/>
        </w:rPr>
        <w:t>BP_coin</w:t>
      </w:r>
      <w:proofErr w:type="spellEnd"/>
      <w:r>
        <w:t xml:space="preserve"> and see if you can figure out how it works. Why would this Blueprint cast to the </w:t>
      </w:r>
      <w:r w:rsidRPr="00854B93">
        <w:rPr>
          <w:b/>
          <w:bCs/>
        </w:rPr>
        <w:t>Game</w:t>
      </w:r>
      <w:r>
        <w:t xml:space="preserve"> and not to the </w:t>
      </w:r>
      <w:r w:rsidRPr="00854B93">
        <w:rPr>
          <w:b/>
          <w:bCs/>
        </w:rPr>
        <w:t>Character</w:t>
      </w:r>
      <w:r>
        <w:t xml:space="preserve">? You will also notice there is a section labeled </w:t>
      </w:r>
      <w:r w:rsidRPr="00854B93">
        <w:rPr>
          <w:b/>
          <w:bCs/>
        </w:rPr>
        <w:t>Activity 5</w:t>
      </w:r>
      <w:r>
        <w:t xml:space="preserve"> inside the Coin Blueprint. The </w:t>
      </w:r>
      <w:r w:rsidRPr="00854B93">
        <w:rPr>
          <w:b/>
          <w:bCs/>
        </w:rPr>
        <w:t>Activity 5</w:t>
      </w:r>
      <w:r>
        <w:t xml:space="preserve"> section is where we will be hooking up the </w:t>
      </w:r>
      <w:r w:rsidRPr="00854B93">
        <w:rPr>
          <w:b/>
          <w:bCs/>
        </w:rPr>
        <w:t>Heads-Up Display (HUD)</w:t>
      </w:r>
      <w:r>
        <w:t>.</w:t>
      </w:r>
    </w:p>
    <w:p w14:paraId="6EBF495D" w14:textId="1F6EEB24" w:rsidR="0072377D" w:rsidRDefault="0072377D" w:rsidP="0072377D">
      <w:pPr>
        <w:pStyle w:val="Heading1"/>
      </w:pPr>
      <w:r>
        <w:t>Play Testing</w:t>
      </w:r>
    </w:p>
    <w:p w14:paraId="40A0B743" w14:textId="4F05802E" w:rsidR="00AD1D7F" w:rsidRPr="00B54B72" w:rsidRDefault="00AD1D7F" w:rsidP="00AD1D7F">
      <w:r>
        <w:t xml:space="preserve">Remember to ask your peers to playtest. Watch them play, but don’t guide them or speak while they are playing. Are they following your intended path? Are they confused? Are they stuck? If your play-testers are having trouble getting to specific locations, you should try to correct it. If you’ve added </w:t>
      </w:r>
      <w:r w:rsidR="00E8759D">
        <w:t>to</w:t>
      </w:r>
      <w:r w:rsidR="3F0BC71A">
        <w:t>o</w:t>
      </w:r>
      <w:r w:rsidR="00E8759D">
        <w:t xml:space="preserve"> much </w:t>
      </w:r>
      <w:r>
        <w:t>extra complexity, it may be worthwhile to remove it. If the path is critical to the gameplay, you can work on improvements before your next play-tester attempts to try your game.</w:t>
      </w:r>
    </w:p>
    <w:p w14:paraId="440AF5C5" w14:textId="694D3F35" w:rsidR="00182100" w:rsidRDefault="00182100" w:rsidP="00B754C8">
      <w:pPr>
        <w:pStyle w:val="Heading1"/>
      </w:pPr>
      <w:r>
        <w:t xml:space="preserve">Part </w:t>
      </w:r>
      <w:r w:rsidR="008C32C7">
        <w:t>Three</w:t>
      </w:r>
      <w:r>
        <w:t xml:space="preserve"> Completed! </w:t>
      </w:r>
    </w:p>
    <w:p w14:paraId="49851E9C" w14:textId="56639818" w:rsidR="005E56B8" w:rsidRPr="005E56B8" w:rsidRDefault="005E56B8" w:rsidP="005E56B8">
      <w:r>
        <w:t xml:space="preserve">Well done! </w:t>
      </w:r>
      <w:r w:rsidR="003A347D">
        <w:t xml:space="preserve">You’ve now added jump boosts and coins to your level design repertoire. </w:t>
      </w:r>
      <w:r w:rsidR="00B90B4A">
        <w:t xml:space="preserve">You’ve also seen how public variables can be used to tweak the properties and </w:t>
      </w:r>
      <w:proofErr w:type="spellStart"/>
      <w:r w:rsidR="00B90B4A">
        <w:t>behaviours</w:t>
      </w:r>
      <w:proofErr w:type="spellEnd"/>
      <w:r w:rsidR="00B90B4A">
        <w:t xml:space="preserve"> of actors. And you’ve spent more time reviewing how Blueprint scripting can be used to add </w:t>
      </w:r>
      <w:r w:rsidR="00C81C2C">
        <w:t>event-driven scripts to your game.</w:t>
      </w:r>
    </w:p>
    <w:p w14:paraId="3DDA876F" w14:textId="7F358A63" w:rsidR="003369DB" w:rsidRDefault="00B754C8" w:rsidP="00B754C8">
      <w:pPr>
        <w:pStyle w:val="Heading1"/>
      </w:pPr>
      <w:r>
        <w:t>What’s Next?</w:t>
      </w:r>
    </w:p>
    <w:p w14:paraId="08BFE368" w14:textId="6C9F68F2" w:rsidR="001128FC" w:rsidRDefault="003A347D" w:rsidP="003A347D">
      <w:r>
        <w:t>The next activity will introduce a conditional, the key item, which will allow you to unlock the door, enabling your players to complete the game.</w:t>
      </w:r>
    </w:p>
    <w:p w14:paraId="059061FC" w14:textId="12928AB2" w:rsidR="00385861" w:rsidRPr="00F359F8" w:rsidRDefault="00385861" w:rsidP="00385861">
      <w:pPr>
        <w:pStyle w:val="IntenseQuote"/>
        <w:ind w:left="0"/>
        <w:rPr>
          <w:i w:val="0"/>
          <w:iCs w:val="0"/>
        </w:rPr>
      </w:pPr>
      <w:r w:rsidRPr="007E213F">
        <w:rPr>
          <mc:AlternateContent>
            <mc:Choice Requires="w16se"/>
            <mc:Fallback>
              <w:rFonts w:ascii="Segoe UI Emoji" w:eastAsia="Segoe UI Emoji" w:hAnsi="Segoe UI Emoji" w:cs="Segoe UI Emoji"/>
            </mc:Fallback>
          </mc:AlternateContent>
          <w:i w:val="0"/>
          <w:iCs w:val="0"/>
          <w:sz w:val="28"/>
          <w:szCs w:val="28"/>
        </w:rPr>
        <mc:AlternateContent>
          <mc:Choice Requires="w16se">
            <w16se:symEx w16se:font="Segoe UI Emoji" w16se:char="1F680"/>
          </mc:Choice>
          <mc:Fallback>
            <w:t>🚀</w:t>
          </mc:Fallback>
        </mc:AlternateContent>
      </w:r>
      <w:r>
        <w:rPr>
          <w:i w:val="0"/>
          <w:iCs w:val="0"/>
        </w:rPr>
        <w:t xml:space="preserve"> </w:t>
      </w:r>
      <w:r w:rsidR="00C81C2C" w:rsidRPr="00C81C2C">
        <w:rPr>
          <w:rFonts w:asciiTheme="majorHAnsi" w:hAnsiTheme="majorHAnsi" w:cstheme="majorHAnsi"/>
          <w:i w:val="0"/>
          <w:iCs w:val="0"/>
          <w:sz w:val="26"/>
          <w:szCs w:val="26"/>
        </w:rPr>
        <w:t>YOUR PROGRESS</w:t>
      </w:r>
      <w:r>
        <w:rPr>
          <w:i w:val="0"/>
          <w:iCs w:val="0"/>
        </w:rPr>
        <w:br/>
      </w:r>
      <w:r>
        <w:rPr>
          <w:i w:val="0"/>
          <w:iCs w:val="0"/>
        </w:rPr>
        <w:br/>
      </w:r>
      <w:r w:rsidRPr="00C57F7F">
        <w:rPr>
          <w:rFonts w:ascii="Consolas" w:hAnsi="Consolas"/>
          <w:i w:val="0"/>
          <w:iCs w:val="0"/>
          <w:noProof/>
        </w:rPr>
        <w:drawing>
          <wp:inline distT="0" distB="0" distL="0" distR="0" wp14:anchorId="0F0BB274" wp14:editId="4EC9BE91">
            <wp:extent cx="352425" cy="324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886" cy="341450"/>
                    </a:xfrm>
                    <a:prstGeom prst="rect">
                      <a:avLst/>
                    </a:prstGeom>
                    <a:noFill/>
                    <a:ln>
                      <a:noFill/>
                    </a:ln>
                  </pic:spPr>
                </pic:pic>
              </a:graphicData>
            </a:graphic>
          </wp:inline>
        </w:drawing>
      </w:r>
      <w:r w:rsidR="001128FC" w:rsidRPr="00C57F7F">
        <w:rPr>
          <w:rFonts w:ascii="Consolas" w:hAnsi="Consolas"/>
          <w:i w:val="0"/>
          <w:iCs w:val="0"/>
          <w:noProof/>
        </w:rPr>
        <w:drawing>
          <wp:inline distT="0" distB="0" distL="0" distR="0" wp14:anchorId="2961CAAB" wp14:editId="27A8D704">
            <wp:extent cx="352425" cy="324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886" cy="341450"/>
                    </a:xfrm>
                    <a:prstGeom prst="rect">
                      <a:avLst/>
                    </a:prstGeom>
                    <a:noFill/>
                    <a:ln>
                      <a:noFill/>
                    </a:ln>
                  </pic:spPr>
                </pic:pic>
              </a:graphicData>
            </a:graphic>
          </wp:inline>
        </w:drawing>
      </w:r>
      <w:r w:rsidR="00915F59" w:rsidRPr="00C57F7F">
        <w:rPr>
          <w:rFonts w:ascii="Consolas" w:hAnsi="Consolas"/>
          <w:i w:val="0"/>
          <w:iCs w:val="0"/>
          <w:noProof/>
        </w:rPr>
        <w:drawing>
          <wp:inline distT="0" distB="0" distL="0" distR="0" wp14:anchorId="6E8E5741" wp14:editId="65B638E5">
            <wp:extent cx="352425" cy="324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886" cy="341450"/>
                    </a:xfrm>
                    <a:prstGeom prst="rect">
                      <a:avLst/>
                    </a:prstGeom>
                    <a:noFill/>
                    <a:ln>
                      <a:noFill/>
                    </a:ln>
                  </pic:spPr>
                </pic:pic>
              </a:graphicData>
            </a:graphic>
          </wp:inline>
        </w:drawing>
      </w:r>
      <w:r w:rsidR="002F1E2D">
        <w:rPr>
          <w:rFonts w:ascii="Consolas" w:hAnsi="Consolas"/>
          <w:i w:val="0"/>
          <w:iCs w:val="0"/>
          <w:sz w:val="8"/>
          <w:szCs w:val="8"/>
        </w:rPr>
        <w:t xml:space="preserve"> </w:t>
      </w:r>
      <w:r w:rsidRPr="00C57F7F">
        <w:rPr>
          <w:rFonts w:ascii="Consolas" w:hAnsi="Consolas"/>
          <w:i w:val="0"/>
          <w:iCs w:val="0"/>
          <w:noProof/>
        </w:rPr>
        <w:drawing>
          <wp:inline distT="0" distB="0" distL="0" distR="0" wp14:anchorId="5CA6B996" wp14:editId="032A9C84">
            <wp:extent cx="257175" cy="2519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630" cy="256291"/>
                    </a:xfrm>
                    <a:prstGeom prst="rect">
                      <a:avLst/>
                    </a:prstGeom>
                    <a:noFill/>
                    <a:ln>
                      <a:noFill/>
                    </a:ln>
                  </pic:spPr>
                </pic:pic>
              </a:graphicData>
            </a:graphic>
          </wp:inline>
        </w:drawing>
      </w:r>
      <w:r w:rsidR="002F1E2D">
        <w:rPr>
          <w:rFonts w:ascii="Consolas" w:hAnsi="Consolas"/>
          <w:i w:val="0"/>
          <w:iCs w:val="0"/>
          <w:sz w:val="8"/>
          <w:szCs w:val="8"/>
        </w:rPr>
        <w:t xml:space="preserve"> </w:t>
      </w:r>
      <w:r w:rsidR="0031602B" w:rsidRPr="00C57F7F">
        <w:rPr>
          <w:rFonts w:ascii="Consolas" w:hAnsi="Consolas"/>
          <w:i w:val="0"/>
          <w:iCs w:val="0"/>
          <w:noProof/>
        </w:rPr>
        <w:drawing>
          <wp:inline distT="0" distB="0" distL="0" distR="0" wp14:anchorId="21490084" wp14:editId="08A59549">
            <wp:extent cx="257175" cy="2519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630" cy="256291"/>
                    </a:xfrm>
                    <a:prstGeom prst="rect">
                      <a:avLst/>
                    </a:prstGeom>
                    <a:noFill/>
                    <a:ln>
                      <a:noFill/>
                    </a:ln>
                  </pic:spPr>
                </pic:pic>
              </a:graphicData>
            </a:graphic>
          </wp:inline>
        </w:drawing>
      </w:r>
      <w:r w:rsidR="002F1E2D">
        <w:rPr>
          <w:rFonts w:ascii="Consolas" w:hAnsi="Consolas"/>
          <w:i w:val="0"/>
          <w:iCs w:val="0"/>
          <w:sz w:val="8"/>
          <w:szCs w:val="8"/>
        </w:rPr>
        <w:t xml:space="preserve"> </w:t>
      </w:r>
    </w:p>
    <w:p w14:paraId="2270298F" w14:textId="11CBFE1E" w:rsidR="0029137C" w:rsidRDefault="00410B2B" w:rsidP="00410B2B">
      <w:pPr>
        <w:pStyle w:val="Heading1"/>
      </w:pPr>
      <w:r>
        <w:lastRenderedPageBreak/>
        <w:t>Further Reading</w:t>
      </w:r>
    </w:p>
    <w:p w14:paraId="59E07E98" w14:textId="4E4FB3E6" w:rsidR="00410B2B" w:rsidRPr="00C54CEB" w:rsidRDefault="00000000" w:rsidP="00410B2B">
      <w:pPr>
        <w:pStyle w:val="ListParagraph"/>
        <w:numPr>
          <w:ilvl w:val="0"/>
          <w:numId w:val="23"/>
        </w:numPr>
        <w:rPr>
          <w:rStyle w:val="eop"/>
        </w:rPr>
      </w:pPr>
      <w:hyperlink r:id="rId31" w:tgtFrame="_blank" w:history="1">
        <w:r w:rsidR="005462E0">
          <w:rPr>
            <w:rStyle w:val="normaltextrun"/>
            <w:rFonts w:ascii="Calibri" w:hAnsi="Calibri" w:cs="Calibri"/>
            <w:color w:val="0563C1"/>
            <w:u w:val="single"/>
            <w:shd w:val="clear" w:color="auto" w:fill="FFFFFF"/>
          </w:rPr>
          <w:t>Official Blueprint Editor Reference</w:t>
        </w:r>
      </w:hyperlink>
      <w:r w:rsidR="005462E0">
        <w:rPr>
          <w:rStyle w:val="eop"/>
          <w:rFonts w:ascii="Calibri" w:hAnsi="Calibri" w:cs="Calibri"/>
          <w:color w:val="000000"/>
          <w:shd w:val="clear" w:color="auto" w:fill="FFFFFF"/>
        </w:rPr>
        <w:t> </w:t>
      </w:r>
    </w:p>
    <w:p w14:paraId="62B56488" w14:textId="063E7159" w:rsidR="00C54CEB" w:rsidRPr="00B70FB0" w:rsidRDefault="00000000" w:rsidP="00410B2B">
      <w:pPr>
        <w:pStyle w:val="ListParagraph"/>
        <w:numPr>
          <w:ilvl w:val="0"/>
          <w:numId w:val="23"/>
        </w:numPr>
        <w:rPr>
          <w:rStyle w:val="eop"/>
        </w:rPr>
      </w:pPr>
      <w:hyperlink r:id="rId32" w:history="1">
        <w:r w:rsidR="00C54CEB" w:rsidRPr="00C54CEB">
          <w:rPr>
            <w:rStyle w:val="Hyperlink"/>
            <w:rFonts w:ascii="Calibri" w:hAnsi="Calibri" w:cs="Calibri"/>
            <w:shd w:val="clear" w:color="auto" w:fill="FFFFFF"/>
          </w:rPr>
          <w:t>Official Blueprint Editor Viewport Guide</w:t>
        </w:r>
      </w:hyperlink>
    </w:p>
    <w:p w14:paraId="248F105E" w14:textId="1A7C75E1" w:rsidR="00B70FB0" w:rsidRPr="00410B2B" w:rsidRDefault="00000000" w:rsidP="00410B2B">
      <w:pPr>
        <w:pStyle w:val="ListParagraph"/>
        <w:numPr>
          <w:ilvl w:val="0"/>
          <w:numId w:val="23"/>
        </w:numPr>
      </w:pPr>
      <w:hyperlink r:id="rId33" w:history="1">
        <w:r w:rsidR="00B70FB0" w:rsidRPr="00B70FB0">
          <w:rPr>
            <w:rStyle w:val="Hyperlink"/>
            <w:rFonts w:ascii="Calibri" w:hAnsi="Calibri" w:cs="Calibri"/>
            <w:shd w:val="clear" w:color="auto" w:fill="FFFFFF"/>
          </w:rPr>
          <w:t>Official Guide to Blueprint Variables</w:t>
        </w:r>
      </w:hyperlink>
    </w:p>
    <w:sectPr w:rsidR="00B70FB0" w:rsidRPr="00410B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BB1F6" w14:textId="77777777" w:rsidR="003644E6" w:rsidRDefault="003644E6" w:rsidP="00540273">
      <w:pPr>
        <w:spacing w:after="0" w:line="240" w:lineRule="auto"/>
      </w:pPr>
      <w:r>
        <w:separator/>
      </w:r>
    </w:p>
  </w:endnote>
  <w:endnote w:type="continuationSeparator" w:id="0">
    <w:p w14:paraId="3579CE43" w14:textId="77777777" w:rsidR="003644E6" w:rsidRDefault="003644E6" w:rsidP="00540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0E3D9" w14:textId="77777777" w:rsidR="003644E6" w:rsidRDefault="003644E6" w:rsidP="00540273">
      <w:pPr>
        <w:spacing w:after="0" w:line="240" w:lineRule="auto"/>
      </w:pPr>
      <w:r>
        <w:separator/>
      </w:r>
    </w:p>
  </w:footnote>
  <w:footnote w:type="continuationSeparator" w:id="0">
    <w:p w14:paraId="07617BEF" w14:textId="77777777" w:rsidR="003644E6" w:rsidRDefault="003644E6" w:rsidP="00540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B4081"/>
    <w:multiLevelType w:val="hybridMultilevel"/>
    <w:tmpl w:val="8A1CC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9A530BC"/>
    <w:multiLevelType w:val="hybridMultilevel"/>
    <w:tmpl w:val="AE0C93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DC1F5B"/>
    <w:multiLevelType w:val="hybridMultilevel"/>
    <w:tmpl w:val="6D5245F8"/>
    <w:lvl w:ilvl="0" w:tplc="1009000F">
      <w:start w:val="1"/>
      <w:numFmt w:val="decimal"/>
      <w:lvlText w:val="%1."/>
      <w:lvlJc w:val="left"/>
      <w:pPr>
        <w:ind w:left="720" w:hanging="360"/>
      </w:pPr>
      <w:rPr>
        <w:rFonts w:hint="default"/>
        <w:b w:val="0"/>
      </w:rPr>
    </w:lvl>
    <w:lvl w:ilvl="1" w:tplc="62607F5C">
      <w:start w:val="2"/>
      <w:numFmt w:val="bullet"/>
      <w:lvlText w:val="•"/>
      <w:lvlJc w:val="left"/>
      <w:pPr>
        <w:ind w:left="1440" w:hanging="360"/>
      </w:pPr>
      <w:rPr>
        <w:rFonts w:ascii="Calibri" w:eastAsiaTheme="minorHAnsi" w:hAnsi="Calibri" w:cs="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1807603"/>
    <w:multiLevelType w:val="hybridMultilevel"/>
    <w:tmpl w:val="2F38C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480DDA"/>
    <w:multiLevelType w:val="hybridMultilevel"/>
    <w:tmpl w:val="4E8E2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F866985"/>
    <w:multiLevelType w:val="hybridMultilevel"/>
    <w:tmpl w:val="53A8B658"/>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2A52CD5"/>
    <w:multiLevelType w:val="hybridMultilevel"/>
    <w:tmpl w:val="CD70EEAC"/>
    <w:lvl w:ilvl="0" w:tplc="8AE84D66">
      <w:start w:val="29"/>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3422949"/>
    <w:multiLevelType w:val="hybridMultilevel"/>
    <w:tmpl w:val="3B466F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F6713AC"/>
    <w:multiLevelType w:val="hybridMultilevel"/>
    <w:tmpl w:val="BDAACB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420404C"/>
    <w:multiLevelType w:val="hybridMultilevel"/>
    <w:tmpl w:val="D00E60E4"/>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90B5D0F"/>
    <w:multiLevelType w:val="hybridMultilevel"/>
    <w:tmpl w:val="863056FA"/>
    <w:lvl w:ilvl="0" w:tplc="62607F5C">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CEE04C7"/>
    <w:multiLevelType w:val="hybridMultilevel"/>
    <w:tmpl w:val="D8525522"/>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F0A026B"/>
    <w:multiLevelType w:val="hybridMultilevel"/>
    <w:tmpl w:val="E77E4B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8283792"/>
    <w:multiLevelType w:val="hybridMultilevel"/>
    <w:tmpl w:val="4A7AA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1525FEA"/>
    <w:multiLevelType w:val="hybridMultilevel"/>
    <w:tmpl w:val="1AF23EEA"/>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96314E"/>
    <w:multiLevelType w:val="hybridMultilevel"/>
    <w:tmpl w:val="76B6C944"/>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8DA3EAD"/>
    <w:multiLevelType w:val="hybridMultilevel"/>
    <w:tmpl w:val="F7181D98"/>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F99057B"/>
    <w:multiLevelType w:val="hybridMultilevel"/>
    <w:tmpl w:val="F2F2EB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3658C1"/>
    <w:multiLevelType w:val="hybridMultilevel"/>
    <w:tmpl w:val="F21810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25910BD"/>
    <w:multiLevelType w:val="hybridMultilevel"/>
    <w:tmpl w:val="9B1C23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25A3908"/>
    <w:multiLevelType w:val="hybridMultilevel"/>
    <w:tmpl w:val="2B420790"/>
    <w:lvl w:ilvl="0" w:tplc="255EF47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53D7A6E"/>
    <w:multiLevelType w:val="hybridMultilevel"/>
    <w:tmpl w:val="475036F8"/>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88A08D5"/>
    <w:multiLevelType w:val="hybridMultilevel"/>
    <w:tmpl w:val="EAF8AF5C"/>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7094850">
    <w:abstractNumId w:val="18"/>
  </w:num>
  <w:num w:numId="2" w16cid:durableId="1632830943">
    <w:abstractNumId w:val="13"/>
  </w:num>
  <w:num w:numId="3" w16cid:durableId="987899079">
    <w:abstractNumId w:val="7"/>
  </w:num>
  <w:num w:numId="4" w16cid:durableId="1264609072">
    <w:abstractNumId w:val="14"/>
  </w:num>
  <w:num w:numId="5" w16cid:durableId="1173229822">
    <w:abstractNumId w:val="9"/>
  </w:num>
  <w:num w:numId="6" w16cid:durableId="682324170">
    <w:abstractNumId w:val="4"/>
  </w:num>
  <w:num w:numId="7" w16cid:durableId="1235434877">
    <w:abstractNumId w:val="17"/>
  </w:num>
  <w:num w:numId="8" w16cid:durableId="249895074">
    <w:abstractNumId w:val="3"/>
  </w:num>
  <w:num w:numId="9" w16cid:durableId="1651209310">
    <w:abstractNumId w:val="5"/>
  </w:num>
  <w:num w:numId="10" w16cid:durableId="464082197">
    <w:abstractNumId w:val="22"/>
  </w:num>
  <w:num w:numId="11" w16cid:durableId="2024479833">
    <w:abstractNumId w:val="19"/>
  </w:num>
  <w:num w:numId="12" w16cid:durableId="1433235562">
    <w:abstractNumId w:val="0"/>
  </w:num>
  <w:num w:numId="13" w16cid:durableId="1668746216">
    <w:abstractNumId w:val="2"/>
  </w:num>
  <w:num w:numId="14" w16cid:durableId="265425373">
    <w:abstractNumId w:val="1"/>
  </w:num>
  <w:num w:numId="15" w16cid:durableId="1991327630">
    <w:abstractNumId w:val="16"/>
  </w:num>
  <w:num w:numId="16" w16cid:durableId="1297108002">
    <w:abstractNumId w:val="15"/>
  </w:num>
  <w:num w:numId="17" w16cid:durableId="519591844">
    <w:abstractNumId w:val="10"/>
  </w:num>
  <w:num w:numId="18" w16cid:durableId="1548685545">
    <w:abstractNumId w:val="11"/>
  </w:num>
  <w:num w:numId="19" w16cid:durableId="735592916">
    <w:abstractNumId w:val="8"/>
  </w:num>
  <w:num w:numId="20" w16cid:durableId="1197427788">
    <w:abstractNumId w:val="20"/>
  </w:num>
  <w:num w:numId="21" w16cid:durableId="1293361184">
    <w:abstractNumId w:val="12"/>
  </w:num>
  <w:num w:numId="22" w16cid:durableId="1620255723">
    <w:abstractNumId w:val="21"/>
  </w:num>
  <w:num w:numId="23" w16cid:durableId="3192896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w Roncin">
    <w15:presenceInfo w15:providerId="None" w15:userId="Andrew Ronc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B5A02"/>
    <w:rsid w:val="0000640A"/>
    <w:rsid w:val="000129B5"/>
    <w:rsid w:val="00013805"/>
    <w:rsid w:val="00027653"/>
    <w:rsid w:val="0003055A"/>
    <w:rsid w:val="00040C18"/>
    <w:rsid w:val="00044635"/>
    <w:rsid w:val="00046F31"/>
    <w:rsid w:val="000606A6"/>
    <w:rsid w:val="0006139A"/>
    <w:rsid w:val="0006729B"/>
    <w:rsid w:val="0008456E"/>
    <w:rsid w:val="00090ACB"/>
    <w:rsid w:val="000912E0"/>
    <w:rsid w:val="000938A5"/>
    <w:rsid w:val="000A4019"/>
    <w:rsid w:val="000A5115"/>
    <w:rsid w:val="000A5D3B"/>
    <w:rsid w:val="000A5ED4"/>
    <w:rsid w:val="000B20F2"/>
    <w:rsid w:val="000B51E1"/>
    <w:rsid w:val="000C2FFA"/>
    <w:rsid w:val="000C4449"/>
    <w:rsid w:val="000C5B92"/>
    <w:rsid w:val="000E154E"/>
    <w:rsid w:val="000E5F40"/>
    <w:rsid w:val="000F71DE"/>
    <w:rsid w:val="001128FC"/>
    <w:rsid w:val="001169E6"/>
    <w:rsid w:val="00124245"/>
    <w:rsid w:val="00132DD7"/>
    <w:rsid w:val="00135B40"/>
    <w:rsid w:val="001369FF"/>
    <w:rsid w:val="001517FF"/>
    <w:rsid w:val="0015529B"/>
    <w:rsid w:val="00165824"/>
    <w:rsid w:val="00173863"/>
    <w:rsid w:val="00175B22"/>
    <w:rsid w:val="00177C48"/>
    <w:rsid w:val="00182100"/>
    <w:rsid w:val="00182A27"/>
    <w:rsid w:val="00182AA7"/>
    <w:rsid w:val="00182E63"/>
    <w:rsid w:val="00187B75"/>
    <w:rsid w:val="00195CAF"/>
    <w:rsid w:val="001A67E4"/>
    <w:rsid w:val="001B042C"/>
    <w:rsid w:val="001B0B7D"/>
    <w:rsid w:val="001B3299"/>
    <w:rsid w:val="001B46BE"/>
    <w:rsid w:val="001C1BD0"/>
    <w:rsid w:val="001C4851"/>
    <w:rsid w:val="001C614A"/>
    <w:rsid w:val="001D10ED"/>
    <w:rsid w:val="001D15C3"/>
    <w:rsid w:val="001E3DD9"/>
    <w:rsid w:val="001E3FBA"/>
    <w:rsid w:val="001E4748"/>
    <w:rsid w:val="001E5B21"/>
    <w:rsid w:val="001E5BD7"/>
    <w:rsid w:val="001E6788"/>
    <w:rsid w:val="001E73AB"/>
    <w:rsid w:val="001F5754"/>
    <w:rsid w:val="001F5C54"/>
    <w:rsid w:val="002037E1"/>
    <w:rsid w:val="00216D14"/>
    <w:rsid w:val="00224DD9"/>
    <w:rsid w:val="00233B0F"/>
    <w:rsid w:val="00240445"/>
    <w:rsid w:val="00242B2E"/>
    <w:rsid w:val="002432C1"/>
    <w:rsid w:val="0024350B"/>
    <w:rsid w:val="0024568A"/>
    <w:rsid w:val="00251A29"/>
    <w:rsid w:val="002535BF"/>
    <w:rsid w:val="00256128"/>
    <w:rsid w:val="00273A94"/>
    <w:rsid w:val="00282A4D"/>
    <w:rsid w:val="0028426D"/>
    <w:rsid w:val="00291338"/>
    <w:rsid w:val="0029137C"/>
    <w:rsid w:val="002935FB"/>
    <w:rsid w:val="0029712C"/>
    <w:rsid w:val="0029781E"/>
    <w:rsid w:val="002A2D7A"/>
    <w:rsid w:val="002A6BFB"/>
    <w:rsid w:val="002A70A0"/>
    <w:rsid w:val="002B3681"/>
    <w:rsid w:val="002B7B2B"/>
    <w:rsid w:val="002E0115"/>
    <w:rsid w:val="002E379F"/>
    <w:rsid w:val="002E595A"/>
    <w:rsid w:val="002F0F0C"/>
    <w:rsid w:val="002F1E2D"/>
    <w:rsid w:val="003039F4"/>
    <w:rsid w:val="00303DAC"/>
    <w:rsid w:val="003049D9"/>
    <w:rsid w:val="003062DA"/>
    <w:rsid w:val="003104A5"/>
    <w:rsid w:val="0031602B"/>
    <w:rsid w:val="00332A53"/>
    <w:rsid w:val="003332B2"/>
    <w:rsid w:val="003335AC"/>
    <w:rsid w:val="0033603D"/>
    <w:rsid w:val="003369DB"/>
    <w:rsid w:val="00341E10"/>
    <w:rsid w:val="00342A49"/>
    <w:rsid w:val="0034310C"/>
    <w:rsid w:val="00344EAA"/>
    <w:rsid w:val="00351AC8"/>
    <w:rsid w:val="00352E37"/>
    <w:rsid w:val="00354FB5"/>
    <w:rsid w:val="003550D7"/>
    <w:rsid w:val="00361983"/>
    <w:rsid w:val="00362040"/>
    <w:rsid w:val="003644E6"/>
    <w:rsid w:val="003645E6"/>
    <w:rsid w:val="00364D33"/>
    <w:rsid w:val="00366804"/>
    <w:rsid w:val="00367871"/>
    <w:rsid w:val="00374749"/>
    <w:rsid w:val="00384408"/>
    <w:rsid w:val="00385861"/>
    <w:rsid w:val="00385AF4"/>
    <w:rsid w:val="00387CD4"/>
    <w:rsid w:val="00387FCE"/>
    <w:rsid w:val="00390CBD"/>
    <w:rsid w:val="003A347D"/>
    <w:rsid w:val="003A3DB6"/>
    <w:rsid w:val="003A57C4"/>
    <w:rsid w:val="003A767E"/>
    <w:rsid w:val="003B3622"/>
    <w:rsid w:val="003B53A4"/>
    <w:rsid w:val="003B70EC"/>
    <w:rsid w:val="003C3EED"/>
    <w:rsid w:val="003C476D"/>
    <w:rsid w:val="003C5308"/>
    <w:rsid w:val="003D2FF0"/>
    <w:rsid w:val="003D5BC0"/>
    <w:rsid w:val="003E4030"/>
    <w:rsid w:val="003F19A2"/>
    <w:rsid w:val="00401B3A"/>
    <w:rsid w:val="00403612"/>
    <w:rsid w:val="00407797"/>
    <w:rsid w:val="00407992"/>
    <w:rsid w:val="00410B2B"/>
    <w:rsid w:val="00415D94"/>
    <w:rsid w:val="00416F56"/>
    <w:rsid w:val="00417892"/>
    <w:rsid w:val="0041793E"/>
    <w:rsid w:val="004233B0"/>
    <w:rsid w:val="004313A6"/>
    <w:rsid w:val="004313D1"/>
    <w:rsid w:val="004426BE"/>
    <w:rsid w:val="00442FEB"/>
    <w:rsid w:val="00444737"/>
    <w:rsid w:val="00447577"/>
    <w:rsid w:val="00457242"/>
    <w:rsid w:val="00463AC2"/>
    <w:rsid w:val="00473EEE"/>
    <w:rsid w:val="004763AE"/>
    <w:rsid w:val="00490A94"/>
    <w:rsid w:val="00496EFE"/>
    <w:rsid w:val="004A1153"/>
    <w:rsid w:val="004A45F2"/>
    <w:rsid w:val="004A77E5"/>
    <w:rsid w:val="004A7D8A"/>
    <w:rsid w:val="004B29A8"/>
    <w:rsid w:val="004B5827"/>
    <w:rsid w:val="004B7BE1"/>
    <w:rsid w:val="004C6094"/>
    <w:rsid w:val="004D518D"/>
    <w:rsid w:val="004E0890"/>
    <w:rsid w:val="004E0D08"/>
    <w:rsid w:val="004E371C"/>
    <w:rsid w:val="004F0D05"/>
    <w:rsid w:val="004F18CF"/>
    <w:rsid w:val="004F3F35"/>
    <w:rsid w:val="004F79F4"/>
    <w:rsid w:val="00503B8F"/>
    <w:rsid w:val="005055E2"/>
    <w:rsid w:val="00521129"/>
    <w:rsid w:val="00527C97"/>
    <w:rsid w:val="00530A55"/>
    <w:rsid w:val="00531942"/>
    <w:rsid w:val="00534BFA"/>
    <w:rsid w:val="00540273"/>
    <w:rsid w:val="00540D97"/>
    <w:rsid w:val="00541F31"/>
    <w:rsid w:val="0054338F"/>
    <w:rsid w:val="005462E0"/>
    <w:rsid w:val="00547A74"/>
    <w:rsid w:val="00553BC3"/>
    <w:rsid w:val="00557DF8"/>
    <w:rsid w:val="0056115E"/>
    <w:rsid w:val="00562BC7"/>
    <w:rsid w:val="00567383"/>
    <w:rsid w:val="00577E67"/>
    <w:rsid w:val="00583A9D"/>
    <w:rsid w:val="0058588E"/>
    <w:rsid w:val="005A04FB"/>
    <w:rsid w:val="005A2FF5"/>
    <w:rsid w:val="005A64E5"/>
    <w:rsid w:val="005C676C"/>
    <w:rsid w:val="005D6286"/>
    <w:rsid w:val="005D6A78"/>
    <w:rsid w:val="005D6A8E"/>
    <w:rsid w:val="005E56B8"/>
    <w:rsid w:val="005E5954"/>
    <w:rsid w:val="005E73F6"/>
    <w:rsid w:val="00603AAC"/>
    <w:rsid w:val="0061052C"/>
    <w:rsid w:val="00615BD8"/>
    <w:rsid w:val="00616978"/>
    <w:rsid w:val="0062626B"/>
    <w:rsid w:val="00633F03"/>
    <w:rsid w:val="00646C99"/>
    <w:rsid w:val="00647264"/>
    <w:rsid w:val="00647A8C"/>
    <w:rsid w:val="006504E7"/>
    <w:rsid w:val="00665278"/>
    <w:rsid w:val="006667D7"/>
    <w:rsid w:val="006776C9"/>
    <w:rsid w:val="0068404A"/>
    <w:rsid w:val="00685379"/>
    <w:rsid w:val="0068674D"/>
    <w:rsid w:val="0068785F"/>
    <w:rsid w:val="00694BA4"/>
    <w:rsid w:val="006A231F"/>
    <w:rsid w:val="006A45F1"/>
    <w:rsid w:val="006A653D"/>
    <w:rsid w:val="006C0329"/>
    <w:rsid w:val="006C2188"/>
    <w:rsid w:val="006C5A54"/>
    <w:rsid w:val="006D78C3"/>
    <w:rsid w:val="006E317E"/>
    <w:rsid w:val="006F4C0C"/>
    <w:rsid w:val="006F5014"/>
    <w:rsid w:val="00700B11"/>
    <w:rsid w:val="007127E8"/>
    <w:rsid w:val="007170E3"/>
    <w:rsid w:val="0072377D"/>
    <w:rsid w:val="00733994"/>
    <w:rsid w:val="0073642A"/>
    <w:rsid w:val="00737AA9"/>
    <w:rsid w:val="00737B81"/>
    <w:rsid w:val="007436AB"/>
    <w:rsid w:val="00747932"/>
    <w:rsid w:val="007532A9"/>
    <w:rsid w:val="00756E97"/>
    <w:rsid w:val="00760F6D"/>
    <w:rsid w:val="00765E4F"/>
    <w:rsid w:val="00776521"/>
    <w:rsid w:val="00781BA7"/>
    <w:rsid w:val="00785152"/>
    <w:rsid w:val="007879CA"/>
    <w:rsid w:val="00794DBE"/>
    <w:rsid w:val="007A3911"/>
    <w:rsid w:val="007B2409"/>
    <w:rsid w:val="007B6B46"/>
    <w:rsid w:val="007C4778"/>
    <w:rsid w:val="007C50D3"/>
    <w:rsid w:val="007C565E"/>
    <w:rsid w:val="007E3BE3"/>
    <w:rsid w:val="007E56C8"/>
    <w:rsid w:val="007E6CC1"/>
    <w:rsid w:val="007F197D"/>
    <w:rsid w:val="008019E5"/>
    <w:rsid w:val="00801D18"/>
    <w:rsid w:val="00804F8D"/>
    <w:rsid w:val="0081140A"/>
    <w:rsid w:val="00812C13"/>
    <w:rsid w:val="0081345F"/>
    <w:rsid w:val="008148A1"/>
    <w:rsid w:val="0082255B"/>
    <w:rsid w:val="00827DED"/>
    <w:rsid w:val="00830438"/>
    <w:rsid w:val="00833311"/>
    <w:rsid w:val="008363BC"/>
    <w:rsid w:val="00840DDF"/>
    <w:rsid w:val="00841774"/>
    <w:rsid w:val="00841AA6"/>
    <w:rsid w:val="00845287"/>
    <w:rsid w:val="008523CA"/>
    <w:rsid w:val="00852973"/>
    <w:rsid w:val="008546B8"/>
    <w:rsid w:val="00854B93"/>
    <w:rsid w:val="00857210"/>
    <w:rsid w:val="008614FF"/>
    <w:rsid w:val="008671E0"/>
    <w:rsid w:val="0087177A"/>
    <w:rsid w:val="008766F5"/>
    <w:rsid w:val="00876BE7"/>
    <w:rsid w:val="008849E3"/>
    <w:rsid w:val="00886AEF"/>
    <w:rsid w:val="00890635"/>
    <w:rsid w:val="008917FE"/>
    <w:rsid w:val="00892E8D"/>
    <w:rsid w:val="008A214D"/>
    <w:rsid w:val="008B2A5F"/>
    <w:rsid w:val="008B2A64"/>
    <w:rsid w:val="008B7BBA"/>
    <w:rsid w:val="008C0BA8"/>
    <w:rsid w:val="008C32C7"/>
    <w:rsid w:val="008C3A27"/>
    <w:rsid w:val="008D2FD4"/>
    <w:rsid w:val="008E4061"/>
    <w:rsid w:val="008F19D0"/>
    <w:rsid w:val="009031FF"/>
    <w:rsid w:val="00906216"/>
    <w:rsid w:val="0090742E"/>
    <w:rsid w:val="00910199"/>
    <w:rsid w:val="00911D80"/>
    <w:rsid w:val="0091428F"/>
    <w:rsid w:val="00915F59"/>
    <w:rsid w:val="0092259C"/>
    <w:rsid w:val="0093024E"/>
    <w:rsid w:val="00930E04"/>
    <w:rsid w:val="00931CA5"/>
    <w:rsid w:val="0093559E"/>
    <w:rsid w:val="0094619A"/>
    <w:rsid w:val="0095083B"/>
    <w:rsid w:val="00951136"/>
    <w:rsid w:val="00954299"/>
    <w:rsid w:val="00955790"/>
    <w:rsid w:val="00957C2C"/>
    <w:rsid w:val="009629B5"/>
    <w:rsid w:val="00963969"/>
    <w:rsid w:val="00965CA6"/>
    <w:rsid w:val="00972A8C"/>
    <w:rsid w:val="0097788A"/>
    <w:rsid w:val="00977944"/>
    <w:rsid w:val="00986509"/>
    <w:rsid w:val="009875E3"/>
    <w:rsid w:val="0099426C"/>
    <w:rsid w:val="009A490A"/>
    <w:rsid w:val="009A5D40"/>
    <w:rsid w:val="009B2487"/>
    <w:rsid w:val="009B6365"/>
    <w:rsid w:val="009B7AD0"/>
    <w:rsid w:val="009C07E6"/>
    <w:rsid w:val="009C366E"/>
    <w:rsid w:val="009D197E"/>
    <w:rsid w:val="009D20F3"/>
    <w:rsid w:val="009D325D"/>
    <w:rsid w:val="009D7B85"/>
    <w:rsid w:val="009E1545"/>
    <w:rsid w:val="009E1B02"/>
    <w:rsid w:val="009E28EF"/>
    <w:rsid w:val="00A0017D"/>
    <w:rsid w:val="00A13AB7"/>
    <w:rsid w:val="00A2242C"/>
    <w:rsid w:val="00A456A3"/>
    <w:rsid w:val="00A52FD2"/>
    <w:rsid w:val="00A626EB"/>
    <w:rsid w:val="00A66297"/>
    <w:rsid w:val="00A6706B"/>
    <w:rsid w:val="00A7528C"/>
    <w:rsid w:val="00A763D5"/>
    <w:rsid w:val="00A775D8"/>
    <w:rsid w:val="00A87C9C"/>
    <w:rsid w:val="00A93BFA"/>
    <w:rsid w:val="00A94E3D"/>
    <w:rsid w:val="00A95260"/>
    <w:rsid w:val="00AA2D58"/>
    <w:rsid w:val="00AA6870"/>
    <w:rsid w:val="00AB133F"/>
    <w:rsid w:val="00AB3C02"/>
    <w:rsid w:val="00AB45A8"/>
    <w:rsid w:val="00AB7D2C"/>
    <w:rsid w:val="00AC00F6"/>
    <w:rsid w:val="00AC07FE"/>
    <w:rsid w:val="00AC4B21"/>
    <w:rsid w:val="00AD1D7F"/>
    <w:rsid w:val="00AD6EE6"/>
    <w:rsid w:val="00AE51AE"/>
    <w:rsid w:val="00AE6407"/>
    <w:rsid w:val="00AE6BF1"/>
    <w:rsid w:val="00AE711C"/>
    <w:rsid w:val="00AF1A81"/>
    <w:rsid w:val="00AF4331"/>
    <w:rsid w:val="00AF48A7"/>
    <w:rsid w:val="00AF6D70"/>
    <w:rsid w:val="00B03ECB"/>
    <w:rsid w:val="00B04DE8"/>
    <w:rsid w:val="00B06309"/>
    <w:rsid w:val="00B110D6"/>
    <w:rsid w:val="00B115FB"/>
    <w:rsid w:val="00B11D9D"/>
    <w:rsid w:val="00B25CA2"/>
    <w:rsid w:val="00B462C9"/>
    <w:rsid w:val="00B528BE"/>
    <w:rsid w:val="00B53BE8"/>
    <w:rsid w:val="00B53D63"/>
    <w:rsid w:val="00B540E0"/>
    <w:rsid w:val="00B54B72"/>
    <w:rsid w:val="00B70A02"/>
    <w:rsid w:val="00B70FB0"/>
    <w:rsid w:val="00B710B7"/>
    <w:rsid w:val="00B754C8"/>
    <w:rsid w:val="00B760A4"/>
    <w:rsid w:val="00B85623"/>
    <w:rsid w:val="00B90115"/>
    <w:rsid w:val="00B90B4A"/>
    <w:rsid w:val="00B92EE5"/>
    <w:rsid w:val="00B95FDE"/>
    <w:rsid w:val="00BA09A7"/>
    <w:rsid w:val="00BB265F"/>
    <w:rsid w:val="00BC25EE"/>
    <w:rsid w:val="00BC2A5D"/>
    <w:rsid w:val="00BD1B35"/>
    <w:rsid w:val="00BD4BB9"/>
    <w:rsid w:val="00BE214D"/>
    <w:rsid w:val="00BE21FB"/>
    <w:rsid w:val="00BE5CF2"/>
    <w:rsid w:val="00BE6179"/>
    <w:rsid w:val="00BF1AD3"/>
    <w:rsid w:val="00BF5F0B"/>
    <w:rsid w:val="00BF785D"/>
    <w:rsid w:val="00C0202D"/>
    <w:rsid w:val="00C127D7"/>
    <w:rsid w:val="00C133A1"/>
    <w:rsid w:val="00C22820"/>
    <w:rsid w:val="00C22B2C"/>
    <w:rsid w:val="00C2542C"/>
    <w:rsid w:val="00C35948"/>
    <w:rsid w:val="00C4063F"/>
    <w:rsid w:val="00C41A9B"/>
    <w:rsid w:val="00C4267E"/>
    <w:rsid w:val="00C461A6"/>
    <w:rsid w:val="00C46A94"/>
    <w:rsid w:val="00C4755D"/>
    <w:rsid w:val="00C519DD"/>
    <w:rsid w:val="00C54CEB"/>
    <w:rsid w:val="00C54F36"/>
    <w:rsid w:val="00C57A91"/>
    <w:rsid w:val="00C57F7F"/>
    <w:rsid w:val="00C679DE"/>
    <w:rsid w:val="00C7327D"/>
    <w:rsid w:val="00C7359F"/>
    <w:rsid w:val="00C81C2C"/>
    <w:rsid w:val="00C94100"/>
    <w:rsid w:val="00C96332"/>
    <w:rsid w:val="00C975EE"/>
    <w:rsid w:val="00CA0B2A"/>
    <w:rsid w:val="00CA5102"/>
    <w:rsid w:val="00CC1501"/>
    <w:rsid w:val="00CE6281"/>
    <w:rsid w:val="00CF1BC8"/>
    <w:rsid w:val="00CF5A73"/>
    <w:rsid w:val="00D16D28"/>
    <w:rsid w:val="00D174CD"/>
    <w:rsid w:val="00D17A8A"/>
    <w:rsid w:val="00D27071"/>
    <w:rsid w:val="00D303AF"/>
    <w:rsid w:val="00D40AFB"/>
    <w:rsid w:val="00D44448"/>
    <w:rsid w:val="00D44DC1"/>
    <w:rsid w:val="00D550DE"/>
    <w:rsid w:val="00D86DF1"/>
    <w:rsid w:val="00D96F0E"/>
    <w:rsid w:val="00D96F1F"/>
    <w:rsid w:val="00DA12BF"/>
    <w:rsid w:val="00DA1FAC"/>
    <w:rsid w:val="00DA46E3"/>
    <w:rsid w:val="00DA5A09"/>
    <w:rsid w:val="00DA7D3E"/>
    <w:rsid w:val="00DB0197"/>
    <w:rsid w:val="00DB36EB"/>
    <w:rsid w:val="00DB4208"/>
    <w:rsid w:val="00DB7007"/>
    <w:rsid w:val="00DC2B28"/>
    <w:rsid w:val="00DC3705"/>
    <w:rsid w:val="00DC63A6"/>
    <w:rsid w:val="00DD13F5"/>
    <w:rsid w:val="00DD745D"/>
    <w:rsid w:val="00DE281D"/>
    <w:rsid w:val="00DE44A1"/>
    <w:rsid w:val="00DE7253"/>
    <w:rsid w:val="00DF2E44"/>
    <w:rsid w:val="00DF55FA"/>
    <w:rsid w:val="00E01FD7"/>
    <w:rsid w:val="00E15863"/>
    <w:rsid w:val="00E21502"/>
    <w:rsid w:val="00E33B59"/>
    <w:rsid w:val="00E41727"/>
    <w:rsid w:val="00E56F84"/>
    <w:rsid w:val="00E60C96"/>
    <w:rsid w:val="00E73AE1"/>
    <w:rsid w:val="00E8759D"/>
    <w:rsid w:val="00E95623"/>
    <w:rsid w:val="00E96530"/>
    <w:rsid w:val="00EA0665"/>
    <w:rsid w:val="00EA0BE3"/>
    <w:rsid w:val="00EA22BC"/>
    <w:rsid w:val="00EA4F69"/>
    <w:rsid w:val="00EB1EE5"/>
    <w:rsid w:val="00EB3825"/>
    <w:rsid w:val="00EB3D6D"/>
    <w:rsid w:val="00EB7697"/>
    <w:rsid w:val="00EB76BE"/>
    <w:rsid w:val="00EC0686"/>
    <w:rsid w:val="00EC2FFD"/>
    <w:rsid w:val="00EC5C8C"/>
    <w:rsid w:val="00ED037F"/>
    <w:rsid w:val="00ED5C78"/>
    <w:rsid w:val="00EE73A3"/>
    <w:rsid w:val="00EE73B5"/>
    <w:rsid w:val="00EF54C7"/>
    <w:rsid w:val="00F0187F"/>
    <w:rsid w:val="00F03506"/>
    <w:rsid w:val="00F1280B"/>
    <w:rsid w:val="00F14FB5"/>
    <w:rsid w:val="00F22957"/>
    <w:rsid w:val="00F25C07"/>
    <w:rsid w:val="00F30354"/>
    <w:rsid w:val="00F53F44"/>
    <w:rsid w:val="00F55F6C"/>
    <w:rsid w:val="00F63D06"/>
    <w:rsid w:val="00F74DF0"/>
    <w:rsid w:val="00F8323E"/>
    <w:rsid w:val="00F87DB3"/>
    <w:rsid w:val="00F90B6D"/>
    <w:rsid w:val="00F90BCB"/>
    <w:rsid w:val="00F931D2"/>
    <w:rsid w:val="00FA0AED"/>
    <w:rsid w:val="00FA505C"/>
    <w:rsid w:val="00FB263D"/>
    <w:rsid w:val="00FC50F7"/>
    <w:rsid w:val="00FC6BC4"/>
    <w:rsid w:val="00FD11D9"/>
    <w:rsid w:val="00FE14AF"/>
    <w:rsid w:val="00FE1EA0"/>
    <w:rsid w:val="00FE356E"/>
    <w:rsid w:val="00FF26C0"/>
    <w:rsid w:val="00FF6DEF"/>
    <w:rsid w:val="0206835B"/>
    <w:rsid w:val="0424C583"/>
    <w:rsid w:val="0971EAF0"/>
    <w:rsid w:val="0A93131B"/>
    <w:rsid w:val="0B4BE9DA"/>
    <w:rsid w:val="0EAB8353"/>
    <w:rsid w:val="10AB710C"/>
    <w:rsid w:val="13682C48"/>
    <w:rsid w:val="14BB5A02"/>
    <w:rsid w:val="1F9EA1E2"/>
    <w:rsid w:val="200FB18A"/>
    <w:rsid w:val="20F66A74"/>
    <w:rsid w:val="27908B6A"/>
    <w:rsid w:val="2A45F903"/>
    <w:rsid w:val="2A961A7C"/>
    <w:rsid w:val="306B93BF"/>
    <w:rsid w:val="323B1072"/>
    <w:rsid w:val="343F7C1E"/>
    <w:rsid w:val="348A196B"/>
    <w:rsid w:val="355AFD35"/>
    <w:rsid w:val="3A49A37B"/>
    <w:rsid w:val="3BD212E9"/>
    <w:rsid w:val="3F0BC71A"/>
    <w:rsid w:val="3F8AFC02"/>
    <w:rsid w:val="42282C10"/>
    <w:rsid w:val="42AE9330"/>
    <w:rsid w:val="4619FCF1"/>
    <w:rsid w:val="46796A0A"/>
    <w:rsid w:val="472717E2"/>
    <w:rsid w:val="472964FE"/>
    <w:rsid w:val="475B7E43"/>
    <w:rsid w:val="490796D8"/>
    <w:rsid w:val="50284CE4"/>
    <w:rsid w:val="56230598"/>
    <w:rsid w:val="5D88F007"/>
    <w:rsid w:val="608CE66C"/>
    <w:rsid w:val="61C105A4"/>
    <w:rsid w:val="657DB3E7"/>
    <w:rsid w:val="674D309A"/>
    <w:rsid w:val="678ECAB0"/>
    <w:rsid w:val="6A6E0607"/>
    <w:rsid w:val="6A879859"/>
    <w:rsid w:val="6FACFD5C"/>
    <w:rsid w:val="6FF8379E"/>
    <w:rsid w:val="71015435"/>
    <w:rsid w:val="746EAB10"/>
    <w:rsid w:val="7857FB18"/>
    <w:rsid w:val="79D73DDE"/>
    <w:rsid w:val="7C1503E7"/>
    <w:rsid w:val="7C35F57D"/>
    <w:rsid w:val="7F65A7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5A02"/>
  <w15:chartTrackingRefBased/>
  <w15:docId w15:val="{D96598AE-CF23-4F41-B0BE-E1DCDCF0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6E"/>
    <w:rPr>
      <w:sz w:val="24"/>
    </w:rPr>
  </w:style>
  <w:style w:type="paragraph" w:styleId="Heading1">
    <w:name w:val="heading 1"/>
    <w:basedOn w:val="Normal"/>
    <w:next w:val="Normal"/>
    <w:link w:val="Heading1Char"/>
    <w:uiPriority w:val="9"/>
    <w:qFormat/>
    <w:rsid w:val="0008456E"/>
    <w:pPr>
      <w:keepNext/>
      <w:keepLines/>
      <w:spacing w:before="36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56E"/>
    <w:pPr>
      <w:keepNext/>
      <w:keepLines/>
      <w:spacing w:before="160" w:after="12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188"/>
    <w:pPr>
      <w:ind w:left="720"/>
      <w:contextualSpacing/>
    </w:pPr>
  </w:style>
  <w:style w:type="character" w:styleId="Hyperlink">
    <w:name w:val="Hyperlink"/>
    <w:basedOn w:val="DefaultParagraphFont"/>
    <w:uiPriority w:val="99"/>
    <w:unhideWhenUsed/>
    <w:rsid w:val="006C2188"/>
    <w:rPr>
      <w:color w:val="0563C1" w:themeColor="hyperlink"/>
      <w:u w:val="single"/>
    </w:rPr>
  </w:style>
  <w:style w:type="character" w:styleId="UnresolvedMention">
    <w:name w:val="Unresolved Mention"/>
    <w:basedOn w:val="DefaultParagraphFont"/>
    <w:uiPriority w:val="99"/>
    <w:semiHidden/>
    <w:unhideWhenUsed/>
    <w:rsid w:val="006C2188"/>
    <w:rPr>
      <w:color w:val="605E5C"/>
      <w:shd w:val="clear" w:color="auto" w:fill="E1DFDD"/>
    </w:rPr>
  </w:style>
  <w:style w:type="character" w:customStyle="1" w:styleId="Heading1Char">
    <w:name w:val="Heading 1 Char"/>
    <w:basedOn w:val="DefaultParagraphFont"/>
    <w:link w:val="Heading1"/>
    <w:uiPriority w:val="9"/>
    <w:rsid w:val="000845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56E"/>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3049D9"/>
    <w:pPr>
      <w:pBdr>
        <w:top w:val="single" w:sz="4" w:space="10" w:color="4472C4" w:themeColor="accent1"/>
        <w:bottom w:val="single" w:sz="4" w:space="10" w:color="4472C4" w:themeColor="accent1"/>
      </w:pBdr>
      <w:spacing w:before="360" w:after="360"/>
      <w:ind w:left="864" w:right="864"/>
    </w:pPr>
    <w:rPr>
      <w:i/>
      <w:iCs/>
      <w:color w:val="4472C4" w:themeColor="accent1"/>
    </w:rPr>
  </w:style>
  <w:style w:type="character" w:customStyle="1" w:styleId="IntenseQuoteChar">
    <w:name w:val="Intense Quote Char"/>
    <w:basedOn w:val="DefaultParagraphFont"/>
    <w:link w:val="IntenseQuote"/>
    <w:uiPriority w:val="30"/>
    <w:rsid w:val="003049D9"/>
    <w:rPr>
      <w:i/>
      <w:iCs/>
      <w:color w:val="4472C4" w:themeColor="accent1"/>
      <w:sz w:val="24"/>
    </w:rPr>
  </w:style>
  <w:style w:type="character" w:styleId="SubtleReference">
    <w:name w:val="Subtle Reference"/>
    <w:basedOn w:val="DefaultParagraphFont"/>
    <w:uiPriority w:val="31"/>
    <w:qFormat/>
    <w:rsid w:val="00633F03"/>
    <w:rPr>
      <w:smallCaps/>
      <w:color w:val="5A5A5A" w:themeColor="text1" w:themeTint="A5"/>
    </w:rPr>
  </w:style>
  <w:style w:type="paragraph" w:styleId="Title">
    <w:name w:val="Title"/>
    <w:basedOn w:val="Normal"/>
    <w:next w:val="Normal"/>
    <w:link w:val="TitleChar"/>
    <w:uiPriority w:val="10"/>
    <w:qFormat/>
    <w:rsid w:val="00FA50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521"/>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776521"/>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0C44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4449"/>
    <w:rPr>
      <w:rFonts w:ascii="Segoe UI" w:hAnsi="Segoe UI" w:cs="Segoe UI"/>
      <w:sz w:val="18"/>
      <w:szCs w:val="18"/>
    </w:rPr>
  </w:style>
  <w:style w:type="character" w:styleId="CommentReference">
    <w:name w:val="annotation reference"/>
    <w:basedOn w:val="DefaultParagraphFont"/>
    <w:uiPriority w:val="99"/>
    <w:semiHidden/>
    <w:unhideWhenUsed/>
    <w:rsid w:val="004A45F2"/>
    <w:rPr>
      <w:sz w:val="16"/>
      <w:szCs w:val="16"/>
    </w:rPr>
  </w:style>
  <w:style w:type="paragraph" w:styleId="CommentText">
    <w:name w:val="annotation text"/>
    <w:basedOn w:val="Normal"/>
    <w:link w:val="CommentTextChar"/>
    <w:uiPriority w:val="99"/>
    <w:semiHidden/>
    <w:unhideWhenUsed/>
    <w:rsid w:val="004A45F2"/>
    <w:pPr>
      <w:spacing w:line="240" w:lineRule="auto"/>
    </w:pPr>
    <w:rPr>
      <w:sz w:val="20"/>
      <w:szCs w:val="20"/>
    </w:rPr>
  </w:style>
  <w:style w:type="character" w:customStyle="1" w:styleId="CommentTextChar">
    <w:name w:val="Comment Text Char"/>
    <w:basedOn w:val="DefaultParagraphFont"/>
    <w:link w:val="CommentText"/>
    <w:uiPriority w:val="99"/>
    <w:semiHidden/>
    <w:rsid w:val="004A45F2"/>
    <w:rPr>
      <w:sz w:val="20"/>
      <w:szCs w:val="20"/>
    </w:rPr>
  </w:style>
  <w:style w:type="paragraph" w:styleId="FootnoteText">
    <w:name w:val="footnote text"/>
    <w:basedOn w:val="Normal"/>
    <w:link w:val="FootnoteTextChar"/>
    <w:uiPriority w:val="99"/>
    <w:semiHidden/>
    <w:unhideWhenUsed/>
    <w:rsid w:val="005402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0273"/>
    <w:rPr>
      <w:sz w:val="20"/>
      <w:szCs w:val="20"/>
    </w:rPr>
  </w:style>
  <w:style w:type="character" w:styleId="FootnoteReference">
    <w:name w:val="footnote reference"/>
    <w:basedOn w:val="DefaultParagraphFont"/>
    <w:uiPriority w:val="99"/>
    <w:semiHidden/>
    <w:unhideWhenUsed/>
    <w:rsid w:val="00540273"/>
    <w:rPr>
      <w:vertAlign w:val="superscript"/>
    </w:rPr>
  </w:style>
  <w:style w:type="character" w:customStyle="1" w:styleId="normaltextrun">
    <w:name w:val="normaltextrun"/>
    <w:basedOn w:val="DefaultParagraphFont"/>
    <w:rsid w:val="005462E0"/>
  </w:style>
  <w:style w:type="character" w:customStyle="1" w:styleId="eop">
    <w:name w:val="eop"/>
    <w:basedOn w:val="DefaultParagraphFont"/>
    <w:rsid w:val="005462E0"/>
  </w:style>
  <w:style w:type="paragraph" w:styleId="Header">
    <w:name w:val="header"/>
    <w:basedOn w:val="Normal"/>
    <w:link w:val="HeaderChar"/>
    <w:uiPriority w:val="99"/>
    <w:unhideWhenUsed/>
    <w:rsid w:val="00D96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F1F"/>
    <w:rPr>
      <w:sz w:val="24"/>
    </w:rPr>
  </w:style>
  <w:style w:type="paragraph" w:styleId="Footer">
    <w:name w:val="footer"/>
    <w:basedOn w:val="Normal"/>
    <w:link w:val="FooterChar"/>
    <w:uiPriority w:val="99"/>
    <w:unhideWhenUsed/>
    <w:rsid w:val="00D96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F1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072911">
      <w:bodyDiv w:val="1"/>
      <w:marLeft w:val="0"/>
      <w:marRight w:val="0"/>
      <w:marTop w:val="0"/>
      <w:marBottom w:val="0"/>
      <w:divBdr>
        <w:top w:val="none" w:sz="0" w:space="0" w:color="auto"/>
        <w:left w:val="none" w:sz="0" w:space="0" w:color="auto"/>
        <w:bottom w:val="none" w:sz="0" w:space="0" w:color="auto"/>
        <w:right w:val="none" w:sz="0" w:space="0" w:color="auto"/>
      </w:divBdr>
    </w:div>
    <w:div w:id="147995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unrealengine.com/en-US/ProgrammingAndScripting/Blueprints/UserGuide/Variables/index.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cs.unrealengine.com/en-US/ProgrammingAndScripting/Blueprints/Editor/UIComponents/Viewport/index.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unrealengine.com/en-US/ProgrammingAndScripting/Blueprints/Editor/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6" ma:contentTypeDescription="Create a new document." ma:contentTypeScope="" ma:versionID="ffaf9d5edd12fe578b01443a513bd821">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3be51d64a094fe362a75c28a858f0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E4E75-E2BB-454A-9B1D-0979623EBC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customXml/itemProps2.xml><?xml version="1.0" encoding="utf-8"?>
<ds:datastoreItem xmlns:ds="http://schemas.openxmlformats.org/officeDocument/2006/customXml" ds:itemID="{041308E4-620A-4422-9344-96B51C923FCD}">
  <ds:schemaRefs>
    <ds:schemaRef ds:uri="http://schemas.openxmlformats.org/officeDocument/2006/bibliography"/>
  </ds:schemaRefs>
</ds:datastoreItem>
</file>

<file path=customXml/itemProps3.xml><?xml version="1.0" encoding="utf-8"?>
<ds:datastoreItem xmlns:ds="http://schemas.openxmlformats.org/officeDocument/2006/customXml" ds:itemID="{4959AEEA-2F5F-443F-A4F6-4854A63E38D2}">
  <ds:schemaRefs>
    <ds:schemaRef ds:uri="http://schemas.microsoft.com/sharepoint/v3/contenttype/forms"/>
  </ds:schemaRefs>
</ds:datastoreItem>
</file>

<file path=customXml/itemProps4.xml><?xml version="1.0" encoding="utf-8"?>
<ds:datastoreItem xmlns:ds="http://schemas.openxmlformats.org/officeDocument/2006/customXml" ds:itemID="{A134C112-2EBB-442E-94EA-6CC73C472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2488</Words>
  <Characters>14185</Characters>
  <Application>Microsoft Office Word</Application>
  <DocSecurity>0</DocSecurity>
  <Lines>118</Lines>
  <Paragraphs>33</Paragraphs>
  <ScaleCrop>false</ScaleCrop>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526</cp:revision>
  <dcterms:created xsi:type="dcterms:W3CDTF">2021-02-08T19:01:00Z</dcterms:created>
  <dcterms:modified xsi:type="dcterms:W3CDTF">2023-12-29T21:15:00Z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ies>
</file>
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11704" w14:textId="0E507F80" w:rsidR="00776521" w:rsidRPr="00776521" w:rsidRDefault="00FA505C" w:rsidP="00776521">
      <w:pPr>
        <w:pStyle w:val="Title"/>
        <w:rPr>
          <w:sz w:val="50"/>
          <w:szCs w:val="50"/>
        </w:rPr>
      </w:pPr>
      <w:r w:rsidRPr="00251A29">
        <w:rPr>
          <w:sz w:val="50"/>
          <w:szCs w:val="50"/>
        </w:rPr>
        <w:t xml:space="preserve">Intro to Unreal </w:t>
      </w:r>
      <w:r w:rsidR="00567476" w:rsidRPr="00251A29">
        <w:rPr>
          <w:sz w:val="50"/>
          <w:szCs w:val="50"/>
        </w:rPr>
        <w:t>Engine</w:t>
      </w:r>
      <w:r w:rsidR="00567476">
        <w:rPr>
          <w:sz w:val="50"/>
          <w:szCs w:val="50"/>
        </w:rPr>
        <w:t xml:space="preserve">  -</w:t>
      </w:r>
      <w:r w:rsidR="00776521">
        <w:rPr>
          <w:sz w:val="50"/>
          <w:szCs w:val="50"/>
        </w:rPr>
        <w:t xml:space="preserve"> </w:t>
      </w:r>
      <w:r w:rsidRPr="00251A29">
        <w:rPr>
          <w:sz w:val="50"/>
          <w:szCs w:val="50"/>
        </w:rPr>
        <w:t xml:space="preserve">Part </w:t>
      </w:r>
      <w:r w:rsidR="00F8323E">
        <w:rPr>
          <w:sz w:val="50"/>
          <w:szCs w:val="50"/>
        </w:rPr>
        <w:t>Two</w:t>
      </w:r>
      <w:r w:rsidR="00776521">
        <w:rPr>
          <w:sz w:val="50"/>
          <w:szCs w:val="50"/>
        </w:rPr>
        <w:t xml:space="preserve"> </w:t>
      </w:r>
    </w:p>
    <w:p w14:paraId="5A4B1388" w14:textId="584431F0" w:rsidR="00FA505C" w:rsidRPr="00251A29" w:rsidRDefault="00776521" w:rsidP="00776521">
      <w:pPr>
        <w:pStyle w:val="Subtitle"/>
      </w:pPr>
      <w:r>
        <w:t>Animations and Checkpoints</w:t>
      </w:r>
    </w:p>
    <w:p w14:paraId="6DA27556" w14:textId="42087A5D" w:rsidR="0058588E" w:rsidRDefault="00366804" w:rsidP="0008456E">
      <w:pPr>
        <w:pStyle w:val="Heading1"/>
      </w:pPr>
      <w:r>
        <w:t>Overview</w:t>
      </w:r>
    </w:p>
    <w:p w14:paraId="36F4B0CD" w14:textId="786C870C" w:rsidR="009D197E" w:rsidRDefault="0095083B" w:rsidP="0095083B">
      <w:r>
        <w:t xml:space="preserve">This second </w:t>
      </w:r>
      <w:r w:rsidR="00CD37E1">
        <w:t>module</w:t>
      </w:r>
      <w:r>
        <w:t xml:space="preserve"> in </w:t>
      </w:r>
      <w:r w:rsidR="00F55F6C">
        <w:t>our</w:t>
      </w:r>
      <w:r>
        <w:t xml:space="preserve"> </w:t>
      </w:r>
      <w:r w:rsidR="00567476">
        <w:t>5-part</w:t>
      </w:r>
      <w:r>
        <w:t xml:space="preserve"> Intro to Unreal Engine introduces exciting new</w:t>
      </w:r>
      <w:r w:rsidR="00F55F6C">
        <w:t xml:space="preserve"> </w:t>
      </w:r>
      <w:r>
        <w:t>opportunities.</w:t>
      </w:r>
      <w:r w:rsidR="001F5754">
        <w:t xml:space="preserve"> Our overall </w:t>
      </w:r>
      <w:r>
        <w:t xml:space="preserve">game </w:t>
      </w:r>
      <w:r w:rsidR="00FE14AF">
        <w:t xml:space="preserve">level </w:t>
      </w:r>
      <w:r w:rsidR="001F5754">
        <w:t>challenges</w:t>
      </w:r>
      <w:r>
        <w:t xml:space="preserve"> the player </w:t>
      </w:r>
      <w:r w:rsidR="001D653E">
        <w:t xml:space="preserve">to </w:t>
      </w:r>
      <w:r>
        <w:t xml:space="preserve">navigate across a perilous void to unlock </w:t>
      </w:r>
      <w:r w:rsidR="001F5754">
        <w:t>a</w:t>
      </w:r>
      <w:r>
        <w:t xml:space="preserve"> door that holds the secrets of the future. In the previous activity, we built a parkour challenge to bring the player </w:t>
      </w:r>
      <w:r w:rsidR="00CB055C">
        <w:t xml:space="preserve">to </w:t>
      </w:r>
      <w:r w:rsidR="00972A8C">
        <w:t>a second large floating island</w:t>
      </w:r>
      <w:r>
        <w:t>. In this activity, we’re going to increase the difficulty by creating treacherous moving platforms leading to the next step. In addition to the added difficulty, we will introduce a reward in the form of a checkpoint. When the player reaches the checkpoint</w:t>
      </w:r>
      <w:r w:rsidR="00175B22">
        <w:t>,</w:t>
      </w:r>
      <w:r>
        <w:t xml:space="preserve"> they’ll respawn at that location</w:t>
      </w:r>
      <w:r w:rsidR="00175B22">
        <w:t>,</w:t>
      </w:r>
      <w:r>
        <w:t xml:space="preserve"> so they don’t have to </w:t>
      </w:r>
      <w:r w:rsidR="00B35BE8">
        <w:t>re</w:t>
      </w:r>
      <w:r>
        <w:t>start</w:t>
      </w:r>
      <w:r w:rsidR="00B35BE8">
        <w:t>.</w:t>
      </w:r>
    </w:p>
    <w:p w14:paraId="1E2076FA" w14:textId="37622AD5" w:rsidR="00365DA3" w:rsidRDefault="00365DA3" w:rsidP="0095083B">
      <w:r>
        <w:t xml:space="preserve">This module contains screenshot from Unreal Engine </w:t>
      </w:r>
      <w:r w:rsidR="003314EE">
        <w:t xml:space="preserve">4. </w:t>
      </w:r>
      <w:r w:rsidR="00F04A75">
        <w:t xml:space="preserve">Although the </w:t>
      </w:r>
      <w:r w:rsidR="00E75176">
        <w:t>look and feel of the UI has been updated for Unreal Engine 5</w:t>
      </w:r>
      <w:r w:rsidR="003D1FAA">
        <w:t xml:space="preserve">, you should still be able to follow </w:t>
      </w:r>
      <w:r w:rsidR="00C73014">
        <w:t xml:space="preserve">these screenshots while working through this tutorial. Please alert your instructor if you come across </w:t>
      </w:r>
      <w:r w:rsidR="00ED5222">
        <w:t>instructions</w:t>
      </w:r>
      <w:r w:rsidR="00C73014">
        <w:t xml:space="preserve"> or screenshots that </w:t>
      </w:r>
      <w:r w:rsidR="00ED5222">
        <w:t>need to be updated.</w:t>
      </w:r>
    </w:p>
    <w:p w14:paraId="73DF34C1" w14:textId="614C1F1E" w:rsidR="4B1BF2C1" w:rsidRDefault="4B1BF2C1" w:rsidP="04D951A1">
      <w:pPr>
        <w:pStyle w:val="Heading1"/>
        <w:rPr>
          <w:rFonts w:ascii="Calibri Light" w:hAnsi="Calibri Light"/>
        </w:rPr>
      </w:pPr>
      <w:r>
        <w:t>Learning Outcomes</w:t>
      </w:r>
    </w:p>
    <w:p w14:paraId="3017D076" w14:textId="0E9831C5" w:rsidR="4B1BF2C1" w:rsidRDefault="4B1BF2C1" w:rsidP="04D951A1">
      <w:pPr>
        <w:rPr>
          <w:szCs w:val="24"/>
        </w:rPr>
      </w:pPr>
      <w:r w:rsidRPr="04D951A1">
        <w:rPr>
          <w:szCs w:val="24"/>
        </w:rPr>
        <w:t xml:space="preserve">By the end of this </w:t>
      </w:r>
      <w:r w:rsidR="000D7434" w:rsidRPr="04D951A1">
        <w:rPr>
          <w:szCs w:val="24"/>
        </w:rPr>
        <w:t>module,</w:t>
      </w:r>
      <w:r w:rsidRPr="04D951A1">
        <w:rPr>
          <w:szCs w:val="24"/>
        </w:rPr>
        <w:t xml:space="preserve"> you should be able to:</w:t>
      </w:r>
    </w:p>
    <w:p w14:paraId="6467BCC6" w14:textId="06B149C8" w:rsidR="4B1BF2C1" w:rsidRDefault="4B1BF2C1" w:rsidP="04D951A1">
      <w:pPr>
        <w:pStyle w:val="ListParagraph"/>
        <w:numPr>
          <w:ilvl w:val="0"/>
          <w:numId w:val="20"/>
        </w:numPr>
        <w:rPr>
          <w:rFonts w:eastAsiaTheme="minorEastAsia"/>
          <w:szCs w:val="24"/>
        </w:rPr>
      </w:pPr>
      <w:r w:rsidRPr="04D951A1">
        <w:rPr>
          <w:szCs w:val="24"/>
        </w:rPr>
        <w:t>Set and use camera bookmarks to quickly navigate within your level.</w:t>
      </w:r>
    </w:p>
    <w:p w14:paraId="2B897BE5" w14:textId="43085F0B" w:rsidR="4B1BF2C1" w:rsidRDefault="4B1BF2C1" w:rsidP="04D951A1">
      <w:pPr>
        <w:pStyle w:val="ListParagraph"/>
        <w:numPr>
          <w:ilvl w:val="0"/>
          <w:numId w:val="20"/>
        </w:numPr>
        <w:rPr>
          <w:szCs w:val="24"/>
        </w:rPr>
      </w:pPr>
      <w:r w:rsidRPr="04D951A1">
        <w:rPr>
          <w:szCs w:val="24"/>
        </w:rPr>
        <w:t>Place save check points within your level to aid the player as they progress.</w:t>
      </w:r>
    </w:p>
    <w:p w14:paraId="2FAF4691" w14:textId="61698664" w:rsidR="4B1BF2C1" w:rsidRDefault="4B1BF2C1" w:rsidP="04D951A1">
      <w:pPr>
        <w:pStyle w:val="ListParagraph"/>
        <w:numPr>
          <w:ilvl w:val="0"/>
          <w:numId w:val="20"/>
        </w:numPr>
        <w:rPr>
          <w:szCs w:val="24"/>
        </w:rPr>
      </w:pPr>
      <w:r w:rsidRPr="04D951A1">
        <w:rPr>
          <w:szCs w:val="24"/>
        </w:rPr>
        <w:t>Use the level sequencer tool to animate the position of static meshes.</w:t>
      </w:r>
    </w:p>
    <w:p w14:paraId="50757664" w14:textId="41349A26" w:rsidR="462C894B" w:rsidRDefault="462C894B" w:rsidP="04D951A1">
      <w:pPr>
        <w:pStyle w:val="ListParagraph"/>
        <w:numPr>
          <w:ilvl w:val="0"/>
          <w:numId w:val="20"/>
        </w:numPr>
        <w:rPr>
          <w:szCs w:val="24"/>
        </w:rPr>
      </w:pPr>
      <w:r w:rsidRPr="04D951A1">
        <w:rPr>
          <w:szCs w:val="24"/>
        </w:rPr>
        <w:t>Under</w:t>
      </w:r>
      <w:r w:rsidR="00CB055C">
        <w:rPr>
          <w:szCs w:val="24"/>
        </w:rPr>
        <w:t>stand</w:t>
      </w:r>
      <w:r w:rsidRPr="04D951A1">
        <w:rPr>
          <w:szCs w:val="24"/>
        </w:rPr>
        <w:t xml:space="preserve"> the purpose of Blueprint scripts in adding functionality to level assets.</w:t>
      </w:r>
    </w:p>
    <w:p w14:paraId="262AE8A2" w14:textId="25CDDA44" w:rsidR="008A214D" w:rsidRPr="008A214D" w:rsidRDefault="008A214D" w:rsidP="15C75AA2">
      <w:pPr>
        <w:pStyle w:val="IntenseQuote"/>
        <w:ind w:left="0" w:right="4"/>
        <w:rPr>
          <w:sz w:val="22"/>
          <w:lang w:val="en-CA" w:eastAsia="en-CA"/>
        </w:rPr>
      </w:pPr>
      <w:r w:rsidRPr="15C75AA2">
        <w:rPr>
          <w:rFonts w:ascii="Segoe UI Emoji" w:hAnsi="Segoe UI Emoji" w:cs="Segoe UI Emoji"/>
          <w:i w:val="0"/>
          <w:iCs w:val="0"/>
          <w:sz w:val="28"/>
          <w:szCs w:val="28"/>
        </w:rPr>
        <w:t>🤝</w:t>
      </w:r>
      <w:r w:rsidRPr="15C75AA2">
        <w:rPr>
          <w:rFonts w:ascii="Segoe UI Emoji" w:hAnsi="Segoe UI Emoji" w:cs="Segoe UI Emoji"/>
          <w:i w:val="0"/>
          <w:iCs w:val="0"/>
        </w:rPr>
        <w:t xml:space="preserve"> </w:t>
      </w:r>
      <w:r w:rsidR="00E50E49" w:rsidRPr="15C75AA2">
        <w:rPr>
          <w:rFonts w:asciiTheme="majorHAnsi" w:hAnsiTheme="majorHAnsi" w:cstheme="majorBidi"/>
          <w:i w:val="0"/>
          <w:iCs w:val="0"/>
          <w:sz w:val="26"/>
          <w:szCs w:val="26"/>
        </w:rPr>
        <w:t>PRO TIP FOR THE WIN</w:t>
      </w:r>
      <w:r>
        <w:br/>
      </w:r>
      <w:r>
        <w:br/>
      </w:r>
      <w:r w:rsidR="001B3299" w:rsidRPr="15C75AA2">
        <w:rPr>
          <w:b/>
          <w:bCs/>
          <w:sz w:val="22"/>
          <w:lang w:val="en-CA" w:eastAsia="en-CA"/>
        </w:rPr>
        <w:t>Camera bookmarks</w:t>
      </w:r>
      <w:r w:rsidR="001B3299" w:rsidRPr="15C75AA2">
        <w:rPr>
          <w:sz w:val="22"/>
          <w:lang w:val="en-CA" w:eastAsia="en-CA"/>
        </w:rPr>
        <w:t xml:space="preserve"> are useful for quickly changing your location in the editor. To see how they work, first click anywhere inside the </w:t>
      </w:r>
      <w:r w:rsidR="001B3299" w:rsidRPr="15C75AA2">
        <w:rPr>
          <w:b/>
          <w:bCs/>
          <w:sz w:val="22"/>
          <w:lang w:val="en-CA" w:eastAsia="en-CA"/>
        </w:rPr>
        <w:t>Viewport</w:t>
      </w:r>
      <w:r w:rsidR="001B3299" w:rsidRPr="15C75AA2">
        <w:rPr>
          <w:sz w:val="22"/>
          <w:lang w:val="en-CA" w:eastAsia="en-CA"/>
        </w:rPr>
        <w:t xml:space="preserve">, then press the number </w:t>
      </w:r>
      <w:r w:rsidR="001B3299" w:rsidRPr="15C75AA2">
        <w:rPr>
          <w:b/>
          <w:bCs/>
          <w:sz w:val="22"/>
          <w:lang w:val="en-CA" w:eastAsia="en-CA"/>
        </w:rPr>
        <w:t>1</w:t>
      </w:r>
      <w:r w:rsidR="001B3299" w:rsidRPr="15C75AA2">
        <w:rPr>
          <w:sz w:val="22"/>
          <w:lang w:val="en-CA" w:eastAsia="en-CA"/>
        </w:rPr>
        <w:t xml:space="preserve"> or </w:t>
      </w:r>
      <w:r w:rsidR="001B3299" w:rsidRPr="15C75AA2">
        <w:rPr>
          <w:b/>
          <w:bCs/>
          <w:sz w:val="22"/>
          <w:lang w:val="en-CA" w:eastAsia="en-CA"/>
        </w:rPr>
        <w:t>2</w:t>
      </w:r>
      <w:r w:rsidR="001B3299" w:rsidRPr="15C75AA2">
        <w:rPr>
          <w:sz w:val="22"/>
          <w:lang w:val="en-CA" w:eastAsia="en-CA"/>
        </w:rPr>
        <w:t xml:space="preserve"> at the top of your keyboard. You will notice that the camera will jump to specific locations. </w:t>
      </w:r>
      <w:r>
        <w:br/>
      </w:r>
      <w:r>
        <w:br/>
      </w:r>
      <w:r w:rsidR="001B3299" w:rsidRPr="15C75AA2">
        <w:rPr>
          <w:b/>
          <w:bCs/>
          <w:sz w:val="22"/>
          <w:lang w:val="en-CA" w:eastAsia="en-CA"/>
        </w:rPr>
        <w:t>1</w:t>
      </w:r>
      <w:r w:rsidR="001B3299" w:rsidRPr="15C75AA2">
        <w:rPr>
          <w:sz w:val="22"/>
          <w:lang w:val="en-CA" w:eastAsia="en-CA"/>
        </w:rPr>
        <w:t xml:space="preserve"> = beginning location of activity 1</w:t>
      </w:r>
      <w:r>
        <w:br/>
      </w:r>
      <w:r w:rsidR="001B3299" w:rsidRPr="15C75AA2">
        <w:rPr>
          <w:b/>
          <w:bCs/>
          <w:sz w:val="22"/>
          <w:lang w:val="en-CA" w:eastAsia="en-CA"/>
        </w:rPr>
        <w:t>2</w:t>
      </w:r>
      <w:r w:rsidR="001B3299" w:rsidRPr="15C75AA2">
        <w:rPr>
          <w:sz w:val="22"/>
          <w:lang w:val="en-CA" w:eastAsia="en-CA"/>
        </w:rPr>
        <w:t xml:space="preserve"> = beginning location of activity 2</w:t>
      </w:r>
      <w:r>
        <w:br/>
      </w:r>
      <w:r>
        <w:br/>
      </w:r>
      <w:r w:rsidR="001B3299" w:rsidRPr="15C75AA2">
        <w:rPr>
          <w:sz w:val="22"/>
          <w:lang w:val="en-CA" w:eastAsia="en-CA"/>
        </w:rPr>
        <w:t>This allow</w:t>
      </w:r>
      <w:r w:rsidR="00BC60C7">
        <w:rPr>
          <w:sz w:val="22"/>
          <w:lang w:val="en-CA" w:eastAsia="en-CA"/>
        </w:rPr>
        <w:t>s</w:t>
      </w:r>
      <w:r w:rsidR="001B3299" w:rsidRPr="15C75AA2">
        <w:rPr>
          <w:sz w:val="22"/>
          <w:lang w:val="en-CA" w:eastAsia="en-CA"/>
        </w:rPr>
        <w:t xml:space="preserve"> you to quickly move around your level without having to manually navigate from one place to another. Buttons 1–7 are assigned to important </w:t>
      </w:r>
      <w:r w:rsidR="006E4257">
        <w:rPr>
          <w:sz w:val="22"/>
          <w:lang w:val="en-CA" w:eastAsia="en-CA"/>
        </w:rPr>
        <w:t>locations</w:t>
      </w:r>
      <w:r w:rsidR="001B3299" w:rsidRPr="15C75AA2">
        <w:rPr>
          <w:sz w:val="22"/>
          <w:lang w:val="en-CA" w:eastAsia="en-CA"/>
        </w:rPr>
        <w:t xml:space="preserve"> for this </w:t>
      </w:r>
      <w:r w:rsidR="006E4257">
        <w:rPr>
          <w:sz w:val="22"/>
          <w:lang w:val="en-CA" w:eastAsia="en-CA"/>
        </w:rPr>
        <w:t>level</w:t>
      </w:r>
      <w:r w:rsidR="007809A3">
        <w:rPr>
          <w:sz w:val="22"/>
          <w:lang w:val="en-CA" w:eastAsia="en-CA"/>
        </w:rPr>
        <w:t>. Y</w:t>
      </w:r>
      <w:r w:rsidR="001B3299" w:rsidRPr="15C75AA2">
        <w:rPr>
          <w:sz w:val="22"/>
          <w:lang w:val="en-CA" w:eastAsia="en-CA"/>
        </w:rPr>
        <w:t xml:space="preserve">ou can assign your own camera bookmarks by pressing the </w:t>
      </w:r>
      <w:r w:rsidR="001B3299" w:rsidRPr="15C75AA2">
        <w:rPr>
          <w:b/>
          <w:bCs/>
          <w:sz w:val="22"/>
          <w:lang w:val="en-CA" w:eastAsia="en-CA"/>
        </w:rPr>
        <w:t>Ctrl + any number</w:t>
      </w:r>
      <w:r w:rsidR="001B3299" w:rsidRPr="15C75AA2">
        <w:rPr>
          <w:sz w:val="22"/>
          <w:lang w:val="en-CA" w:eastAsia="en-CA"/>
        </w:rPr>
        <w:t xml:space="preserve"> at the top of your keyboard. Try using numbers 8</w:t>
      </w:r>
      <w:r w:rsidR="00A97BF6">
        <w:rPr>
          <w:sz w:val="22"/>
          <w:lang w:val="en-CA" w:eastAsia="en-CA"/>
        </w:rPr>
        <w:t>, 9 and 0</w:t>
      </w:r>
      <w:r w:rsidR="001B3299" w:rsidRPr="15C75AA2">
        <w:rPr>
          <w:sz w:val="22"/>
          <w:lang w:val="en-CA" w:eastAsia="en-CA"/>
        </w:rPr>
        <w:t>.</w:t>
      </w:r>
      <w:r>
        <w:br/>
      </w:r>
      <w:r>
        <w:br/>
      </w:r>
      <w:r w:rsidR="001B3299" w:rsidRPr="15C75AA2">
        <w:rPr>
          <w:b/>
          <w:bCs/>
          <w:sz w:val="22"/>
          <w:lang w:val="en-CA" w:eastAsia="en-CA"/>
        </w:rPr>
        <w:lastRenderedPageBreak/>
        <w:t>Your Turn:</w:t>
      </w:r>
      <w:r w:rsidR="001B3299" w:rsidRPr="15C75AA2">
        <w:rPr>
          <w:sz w:val="22"/>
          <w:lang w:val="en-CA" w:eastAsia="en-CA"/>
        </w:rPr>
        <w:t xml:space="preserve"> Set another camera bookmark somewhere in the level using </w:t>
      </w:r>
      <w:r w:rsidR="001B3299" w:rsidRPr="15C75AA2">
        <w:rPr>
          <w:b/>
          <w:bCs/>
          <w:sz w:val="22"/>
          <w:lang w:val="en-CA" w:eastAsia="en-CA"/>
        </w:rPr>
        <w:t>Ctrl + 8</w:t>
      </w:r>
      <w:r w:rsidR="001B3299" w:rsidRPr="15C75AA2">
        <w:rPr>
          <w:sz w:val="22"/>
          <w:lang w:val="en-CA" w:eastAsia="en-CA"/>
        </w:rPr>
        <w:t>. To check if it worked, you can revisit other camera bookmarks by pressing a number between 1 and 7. Now press 8 on the keyboard and it should bring you to the bookmark you created. Did it work</w:t>
      </w:r>
      <w:r w:rsidR="00A626EB" w:rsidRPr="15C75AA2">
        <w:rPr>
          <w:sz w:val="22"/>
          <w:lang w:val="en-CA" w:eastAsia="en-CA"/>
        </w:rPr>
        <w:t>?</w:t>
      </w:r>
      <w:r>
        <w:br/>
      </w:r>
      <w:r>
        <w:br/>
      </w:r>
      <w:r w:rsidRPr="15C75AA2">
        <w:rPr>
          <w:sz w:val="22"/>
          <w:lang w:val="en-CA" w:eastAsia="en-CA"/>
        </w:rPr>
        <w:t xml:space="preserve">And don’t forget the </w:t>
      </w:r>
      <w:r w:rsidRPr="15C75AA2">
        <w:rPr>
          <w:b/>
          <w:bCs/>
          <w:sz w:val="22"/>
          <w:lang w:val="en-CA" w:eastAsia="en-CA"/>
        </w:rPr>
        <w:t>“Play From Current Location”</w:t>
      </w:r>
      <w:r w:rsidRPr="15C75AA2">
        <w:rPr>
          <w:sz w:val="22"/>
          <w:lang w:val="en-CA" w:eastAsia="en-CA"/>
        </w:rPr>
        <w:t xml:space="preserve"> tip from </w:t>
      </w:r>
      <w:r w:rsidR="004B5827" w:rsidRPr="15C75AA2">
        <w:rPr>
          <w:sz w:val="22"/>
          <w:lang w:val="en-CA" w:eastAsia="en-CA"/>
        </w:rPr>
        <w:t xml:space="preserve">part one! </w:t>
      </w:r>
    </w:p>
    <w:p w14:paraId="53EDF229" w14:textId="5073E96F" w:rsidR="0058588E" w:rsidRDefault="00781BA7" w:rsidP="009E28EF">
      <w:pPr>
        <w:pStyle w:val="Heading1"/>
      </w:pPr>
      <w:r>
        <w:t>Let’s Play</w:t>
      </w:r>
    </w:p>
    <w:p w14:paraId="5728F5D9" w14:textId="4FFB845D" w:rsidR="007C50D3" w:rsidRDefault="007C50D3" w:rsidP="007C50D3">
      <w:r w:rsidRPr="13691EC2">
        <w:rPr>
          <w:b/>
          <w:bCs/>
        </w:rPr>
        <w:t>Checkpoints</w:t>
      </w:r>
      <w:r>
        <w:t xml:space="preserve"> are used in games to reward players for completing difficult tasks. They also allow players to try a difficult sequence over and over without having to waste time </w:t>
      </w:r>
      <w:r w:rsidR="351FFBE0">
        <w:t>travelling</w:t>
      </w:r>
      <w:r>
        <w:t xml:space="preserve"> to it from the beginning of the level. Let’s add a </w:t>
      </w:r>
      <w:r w:rsidRPr="13691EC2">
        <w:rPr>
          <w:b/>
          <w:bCs/>
        </w:rPr>
        <w:t>checkpoint</w:t>
      </w:r>
      <w:r>
        <w:t xml:space="preserve"> to reward the player for getting across the floating islands we added in Activity 1. </w:t>
      </w:r>
    </w:p>
    <w:p w14:paraId="65462210" w14:textId="1C9EDBFC" w:rsidR="00BF785D" w:rsidRDefault="007C50D3" w:rsidP="007C50D3">
      <w:r>
        <w:t xml:space="preserve">Press the number </w:t>
      </w:r>
      <w:r w:rsidRPr="13691EC2">
        <w:rPr>
          <w:b/>
          <w:bCs/>
        </w:rPr>
        <w:t>2</w:t>
      </w:r>
      <w:r>
        <w:t xml:space="preserve"> </w:t>
      </w:r>
      <w:r w:rsidR="00B25CA2">
        <w:t xml:space="preserve">on your keyboard </w:t>
      </w:r>
      <w:r>
        <w:t xml:space="preserve">to </w:t>
      </w:r>
      <w:r w:rsidR="00B11D9D">
        <w:t xml:space="preserve">trigger the </w:t>
      </w:r>
      <w:r w:rsidR="00B11D9D" w:rsidRPr="13691EC2">
        <w:rPr>
          <w:b/>
          <w:bCs/>
        </w:rPr>
        <w:t>camera bookmark</w:t>
      </w:r>
      <w:r w:rsidR="00B11D9D">
        <w:t xml:space="preserve"> for the </w:t>
      </w:r>
      <w:r w:rsidR="00B25CA2">
        <w:t>first check</w:t>
      </w:r>
      <w:r w:rsidR="76355038">
        <w:t>point</w:t>
      </w:r>
      <w:r w:rsidR="00B25CA2">
        <w:t xml:space="preserve"> position</w:t>
      </w:r>
      <w:r>
        <w:t xml:space="preserve">. In the </w:t>
      </w:r>
      <w:r w:rsidRPr="13691EC2">
        <w:rPr>
          <w:b/>
          <w:bCs/>
        </w:rPr>
        <w:t>Content Browser</w:t>
      </w:r>
      <w:r>
        <w:t xml:space="preserve"> navigate through the </w:t>
      </w:r>
      <w:r w:rsidR="002D6C74">
        <w:rPr>
          <w:b/>
          <w:bCs/>
        </w:rPr>
        <w:t>Hour_of_Code</w:t>
      </w:r>
      <w:r>
        <w:t xml:space="preserve"> folder to the </w:t>
      </w:r>
      <w:r w:rsidRPr="002D6C74">
        <w:rPr>
          <w:b/>
          <w:bCs/>
        </w:rPr>
        <w:t>Blueprints</w:t>
      </w:r>
      <w:r>
        <w:t xml:space="preserve"> folder and find the </w:t>
      </w:r>
      <w:r w:rsidRPr="13691EC2">
        <w:rPr>
          <w:b/>
          <w:bCs/>
        </w:rPr>
        <w:t>BP_checkpoint</w:t>
      </w:r>
      <w:r>
        <w:t xml:space="preserve"> asset. </w:t>
      </w:r>
    </w:p>
    <w:p w14:paraId="3466D310" w14:textId="0EEC0902" w:rsidR="007C50D3" w:rsidRDefault="007C50D3" w:rsidP="007C50D3">
      <w:r>
        <w:t>Drag one into your scene to the large floating island, before the second tunnel</w:t>
      </w:r>
      <w:r w:rsidR="00986509">
        <w:t xml:space="preserve"> (Figure 001)</w:t>
      </w:r>
      <w:r>
        <w:t>.</w:t>
      </w:r>
    </w:p>
    <w:p w14:paraId="601420B9" w14:textId="19012FD3" w:rsidR="00BF785D" w:rsidRDefault="0041507D" w:rsidP="007C50D3">
      <w:pPr>
        <w:rPr>
          <w:b/>
          <w:bCs/>
        </w:rPr>
      </w:pPr>
      <w:r>
        <w:rPr>
          <w:noProof/>
        </w:rPr>
        <w:drawing>
          <wp:inline distT="0" distB="0" distL="0" distR="0" wp14:anchorId="5D94759C" wp14:editId="7362DD88">
            <wp:extent cx="3178807" cy="1955800"/>
            <wp:effectExtent l="0" t="0" r="3175" b="6350"/>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rotWithShape="1">
                    <a:blip r:embed="rId11"/>
                    <a:srcRect l="-750" t="7104" r="750" b="9639"/>
                    <a:stretch/>
                  </pic:blipFill>
                  <pic:spPr bwMode="auto">
                    <a:xfrm>
                      <a:off x="0" y="0"/>
                      <a:ext cx="3233168" cy="1989246"/>
                    </a:xfrm>
                    <a:prstGeom prst="rect">
                      <a:avLst/>
                    </a:prstGeom>
                    <a:ln>
                      <a:noFill/>
                    </a:ln>
                    <a:extLst>
                      <a:ext uri="{53640926-AAD7-44D8-BBD7-CCE9431645EC}">
                        <a14:shadowObscured xmlns:a14="http://schemas.microsoft.com/office/drawing/2010/main"/>
                      </a:ext>
                    </a:extLst>
                  </pic:spPr>
                </pic:pic>
              </a:graphicData>
            </a:graphic>
          </wp:inline>
        </w:drawing>
      </w:r>
    </w:p>
    <w:p w14:paraId="112406C5" w14:textId="47019BD8" w:rsidR="00986509" w:rsidRPr="00986509" w:rsidRDefault="00986509" w:rsidP="007C50D3">
      <w:pPr>
        <w:rPr>
          <w:rStyle w:val="SubtleReference"/>
        </w:rPr>
      </w:pPr>
      <w:r w:rsidRPr="00986509">
        <w:rPr>
          <w:rStyle w:val="SubtleReference"/>
        </w:rPr>
        <w:t>Figure 001 – Placing a Checkpoint</w:t>
      </w:r>
    </w:p>
    <w:p w14:paraId="3E952AE1" w14:textId="24EC466B" w:rsidR="004F18CF" w:rsidRDefault="004F18CF" w:rsidP="00B22174">
      <w:pPr>
        <w:pStyle w:val="IntenseQuote"/>
        <w:ind w:left="0" w:right="4"/>
        <w:rPr>
          <w:b/>
          <w:bCs/>
        </w:rPr>
      </w:pPr>
      <w:r w:rsidRPr="0054424E">
        <w:rPr>
          <w:rFonts w:ascii="Segoe UI Emoji" w:hAnsi="Segoe UI Emoji" w:cs="Segoe UI Emoji"/>
          <w:i w:val="0"/>
          <w:iCs w:val="0"/>
          <w:sz w:val="28"/>
          <w:szCs w:val="28"/>
        </w:rPr>
        <w:t>🤝</w:t>
      </w:r>
      <w:r w:rsidRPr="0054424E">
        <w:rPr>
          <w:rFonts w:ascii="Segoe UI Emoji" w:hAnsi="Segoe UI Emoji" w:cs="Segoe UI Emoji"/>
          <w:i w:val="0"/>
          <w:iCs w:val="0"/>
        </w:rPr>
        <w:t xml:space="preserve"> </w:t>
      </w:r>
      <w:r w:rsidRPr="70C92115">
        <w:rPr>
          <w:rFonts w:asciiTheme="majorHAnsi" w:hAnsiTheme="majorHAnsi" w:cstheme="majorBidi"/>
          <w:i w:val="0"/>
          <w:sz w:val="26"/>
          <w:szCs w:val="26"/>
        </w:rPr>
        <w:t>PRO TIP FOR THE WIN</w:t>
      </w:r>
      <w:r>
        <w:br/>
      </w:r>
      <w:r>
        <w:br/>
      </w:r>
      <w:r w:rsidR="007C4778" w:rsidRPr="70C92115">
        <w:rPr>
          <w:b/>
          <w:sz w:val="22"/>
        </w:rPr>
        <w:t>When placing</w:t>
      </w:r>
      <w:r w:rsidRPr="70C92115">
        <w:rPr>
          <w:b/>
          <w:sz w:val="22"/>
        </w:rPr>
        <w:t xml:space="preserve"> items on the ground:</w:t>
      </w:r>
      <w:r>
        <w:br/>
      </w:r>
      <w:r w:rsidRPr="70C92115">
        <w:rPr>
          <w:sz w:val="22"/>
        </w:rPr>
        <w:t xml:space="preserve">- After placing the checkpoint in the world, press the </w:t>
      </w:r>
      <w:r w:rsidRPr="70C92115">
        <w:rPr>
          <w:b/>
          <w:sz w:val="22"/>
        </w:rPr>
        <w:t>W</w:t>
      </w:r>
      <w:r w:rsidRPr="70C92115">
        <w:rPr>
          <w:sz w:val="22"/>
        </w:rPr>
        <w:t xml:space="preserve"> key to enable the </w:t>
      </w:r>
      <w:r w:rsidRPr="70C92115">
        <w:rPr>
          <w:b/>
          <w:sz w:val="22"/>
        </w:rPr>
        <w:t>Move Gizmo.</w:t>
      </w:r>
      <w:r>
        <w:br/>
      </w:r>
      <w:r w:rsidRPr="70C92115">
        <w:rPr>
          <w:sz w:val="22"/>
        </w:rPr>
        <w:t>- Grab the blue arrow and drag the checkpoint up above the ground.</w:t>
      </w:r>
      <w:r>
        <w:br/>
      </w:r>
      <w:r w:rsidRPr="70C92115">
        <w:rPr>
          <w:sz w:val="22"/>
        </w:rPr>
        <w:t xml:space="preserve">- Press the </w:t>
      </w:r>
      <w:r w:rsidRPr="70C92115">
        <w:rPr>
          <w:b/>
          <w:sz w:val="22"/>
        </w:rPr>
        <w:t>End</w:t>
      </w:r>
      <w:r w:rsidRPr="70C92115">
        <w:rPr>
          <w:sz w:val="22"/>
        </w:rPr>
        <w:t xml:space="preserve"> key on the keyboard to snap the checkpoint down to the ground.</w:t>
      </w:r>
      <w:r>
        <w:br/>
      </w:r>
      <w:r w:rsidRPr="70C92115">
        <w:rPr>
          <w:sz w:val="22"/>
        </w:rPr>
        <w:t xml:space="preserve">- Then press the </w:t>
      </w:r>
      <w:r w:rsidRPr="70C92115">
        <w:rPr>
          <w:b/>
          <w:sz w:val="22"/>
        </w:rPr>
        <w:t>E</w:t>
      </w:r>
      <w:r w:rsidRPr="70C92115">
        <w:rPr>
          <w:sz w:val="22"/>
        </w:rPr>
        <w:t xml:space="preserve"> key to activate the </w:t>
      </w:r>
      <w:r w:rsidRPr="70C92115">
        <w:rPr>
          <w:b/>
          <w:sz w:val="22"/>
        </w:rPr>
        <w:t>Rotation Gizmo</w:t>
      </w:r>
      <w:r w:rsidRPr="70C92115">
        <w:rPr>
          <w:sz w:val="22"/>
        </w:rPr>
        <w:t xml:space="preserve"> and click and drag on the blue curve to rotate the checkpoint so the red arrow is pointed in the direction you want your character to face when they respawn (Figure 002).</w:t>
      </w:r>
    </w:p>
    <w:p w14:paraId="3E2D9F32" w14:textId="21265FBB" w:rsidR="002A6BFB" w:rsidRDefault="002A6BFB" w:rsidP="002A6BFB">
      <w:pPr>
        <w:rPr>
          <w:b/>
          <w:bCs/>
        </w:rPr>
      </w:pPr>
      <w:r>
        <w:rPr>
          <w:noProof/>
        </w:rPr>
        <w:lastRenderedPageBreak/>
        <w:drawing>
          <wp:inline distT="0" distB="0" distL="0" distR="0" wp14:anchorId="58333E6E" wp14:editId="0C141F37">
            <wp:extent cx="2361537" cy="1556901"/>
            <wp:effectExtent l="0" t="0" r="127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2370366" cy="1562722"/>
                    </a:xfrm>
                    <a:prstGeom prst="rect">
                      <a:avLst/>
                    </a:prstGeom>
                  </pic:spPr>
                </pic:pic>
              </a:graphicData>
            </a:graphic>
          </wp:inline>
        </w:drawing>
      </w:r>
    </w:p>
    <w:p w14:paraId="1239ADCC" w14:textId="73DD9A18" w:rsidR="002A6BFB" w:rsidRPr="00827DED" w:rsidRDefault="002A6BFB" w:rsidP="002A6BFB">
      <w:pPr>
        <w:rPr>
          <w:rStyle w:val="SubtleReference"/>
        </w:rPr>
      </w:pPr>
      <w:r w:rsidRPr="29F81223">
        <w:rPr>
          <w:rStyle w:val="SubtleReference"/>
        </w:rPr>
        <w:t>Figure 002 – Check</w:t>
      </w:r>
      <w:r w:rsidR="6BC9FBFE" w:rsidRPr="29F81223">
        <w:rPr>
          <w:rStyle w:val="SubtleReference"/>
        </w:rPr>
        <w:t>point</w:t>
      </w:r>
      <w:r w:rsidRPr="29F81223">
        <w:rPr>
          <w:rStyle w:val="SubtleReference"/>
        </w:rPr>
        <w:t xml:space="preserve"> With Rotate Gizmo</w:t>
      </w:r>
    </w:p>
    <w:p w14:paraId="6E0F01C2" w14:textId="3EBE46F0" w:rsidR="00827DED" w:rsidRDefault="00827DED" w:rsidP="00827DED">
      <w:r>
        <w:t>Position yourself above the platform near the checkpoint you just placed. Make sure you</w:t>
      </w:r>
      <w:r w:rsidR="1C40D159">
        <w:t>’ve</w:t>
      </w:r>
      <w:r>
        <w:t xml:space="preserve"> selected the Current Camera Location from the Play button drop-down menu. Now play the game to test the checkpoint by walking over it. It should turn blue when it is activated. After activating the checkpoint, jump off the edge of the island. You will respawn at the checkpoint facing the direction the red arrow is pointing.</w:t>
      </w:r>
    </w:p>
    <w:p w14:paraId="75487B3D" w14:textId="5EFBC40C" w:rsidR="00954299" w:rsidRDefault="00827DED" w:rsidP="00827DED">
      <w:r>
        <w:t xml:space="preserve">Checkpoint </w:t>
      </w:r>
      <w:r w:rsidR="00DB0197">
        <w:t>deployed</w:t>
      </w:r>
      <w:r>
        <w:t xml:space="preserve">! </w:t>
      </w:r>
      <w:r w:rsidR="009D197E">
        <w:t>Follow</w:t>
      </w:r>
      <w:r>
        <w:t xml:space="preserve"> these same steps to place a checkpoint at any part of the game.</w:t>
      </w:r>
      <w:r w:rsidR="007532A9">
        <w:t xml:space="preserve"> </w:t>
      </w:r>
    </w:p>
    <w:p w14:paraId="19F6AA1F" w14:textId="269F9677" w:rsidR="00827DED" w:rsidRPr="007C4778" w:rsidRDefault="00540D97" w:rsidP="31585DFB">
      <w:pPr>
        <w:pStyle w:val="IntenseQuote"/>
        <w:ind w:left="0" w:right="4"/>
        <w:rPr>
          <w:b/>
          <w:bCs/>
        </w:rPr>
      </w:pPr>
      <w:r w:rsidRPr="31585DFB">
        <w:rPr>
          <w:rFonts w:ascii="Segoe UI Emoji" w:eastAsia="Segoe UI Emoji" w:hAnsi="Segoe UI Emoji" w:cs="Segoe UI Emoji"/>
          <w:i w:val="0"/>
          <w:iCs w:val="0"/>
        </w:rPr>
        <w:t>📝</w:t>
      </w:r>
      <w:r w:rsidR="006E317E" w:rsidRPr="31585DFB">
        <w:rPr>
          <w:i w:val="0"/>
          <w:iCs w:val="0"/>
          <w:sz w:val="28"/>
          <w:szCs w:val="28"/>
        </w:rPr>
        <w:t xml:space="preserve"> </w:t>
      </w:r>
      <w:r w:rsidR="003A767E" w:rsidRPr="31585DFB">
        <w:rPr>
          <w:rFonts w:asciiTheme="majorHAnsi" w:hAnsiTheme="majorHAnsi" w:cstheme="majorBidi"/>
          <w:i w:val="0"/>
          <w:iCs w:val="0"/>
          <w:sz w:val="26"/>
          <w:szCs w:val="26"/>
        </w:rPr>
        <w:t>NOTA BENE</w:t>
      </w:r>
      <w:r>
        <w:br/>
      </w:r>
      <w:r>
        <w:br/>
      </w:r>
      <w:r w:rsidR="007532A9" w:rsidRPr="31585DFB">
        <w:rPr>
          <w:b/>
          <w:bCs/>
          <w:sz w:val="22"/>
        </w:rPr>
        <w:t>The checkpoint actor isn’t something that comes with Unreal Engine</w:t>
      </w:r>
      <w:r w:rsidR="00954299" w:rsidRPr="31585DFB">
        <w:rPr>
          <w:b/>
          <w:bCs/>
          <w:sz w:val="22"/>
        </w:rPr>
        <w:t>.</w:t>
      </w:r>
      <w:r w:rsidR="007532A9" w:rsidRPr="31585DFB">
        <w:rPr>
          <w:sz w:val="22"/>
        </w:rPr>
        <w:t xml:space="preserve"> </w:t>
      </w:r>
      <w:r w:rsidR="00954299" w:rsidRPr="31585DFB">
        <w:rPr>
          <w:sz w:val="22"/>
        </w:rPr>
        <w:t>I</w:t>
      </w:r>
      <w:r w:rsidR="007532A9" w:rsidRPr="31585DFB">
        <w:rPr>
          <w:sz w:val="22"/>
        </w:rPr>
        <w:t xml:space="preserve">t was created and scripted </w:t>
      </w:r>
      <w:r w:rsidR="00FF26C0" w:rsidRPr="31585DFB">
        <w:rPr>
          <w:sz w:val="22"/>
        </w:rPr>
        <w:t xml:space="preserve">specifically for use with this project. Later in this activity we’ll </w:t>
      </w:r>
      <w:r w:rsidR="004F79F4" w:rsidRPr="31585DFB">
        <w:rPr>
          <w:sz w:val="22"/>
        </w:rPr>
        <w:t>explore</w:t>
      </w:r>
      <w:r w:rsidR="00FF26C0" w:rsidRPr="31585DFB">
        <w:rPr>
          <w:sz w:val="22"/>
        </w:rPr>
        <w:t xml:space="preserve"> the scripting that makes the checkpoint functionality possible. </w:t>
      </w:r>
    </w:p>
    <w:p w14:paraId="740148AB" w14:textId="56195868" w:rsidR="002A6BFB" w:rsidRDefault="00473EEE" w:rsidP="00473EEE">
      <w:pPr>
        <w:pStyle w:val="Heading1"/>
      </w:pPr>
      <w:r>
        <w:t>Moving Platforms</w:t>
      </w:r>
      <w:r w:rsidR="00FA607F">
        <w:t xml:space="preserve"> and Moving Islands</w:t>
      </w:r>
    </w:p>
    <w:p w14:paraId="181EE0E0" w14:textId="12950252" w:rsidR="00473EEE" w:rsidRDefault="00B4047E" w:rsidP="003B53A4">
      <w:r>
        <w:t>Back in the game, walk</w:t>
      </w:r>
      <w:r w:rsidR="004F79F4">
        <w:t xml:space="preserve"> to the tunnel and ride the moving platform to the end of the tunnel. This introduces a new game mechanic, moving platforms! </w:t>
      </w:r>
      <w:r w:rsidR="00E96530">
        <w:t>To</w:t>
      </w:r>
      <w:r w:rsidR="004F79F4">
        <w:t xml:space="preserve"> create moving platforms, we are going to have to learn how to create an animation sequence in Unreal Engine. Hang on tight. We will get to that shortly! As you ride the moving platform that has been provided, you’ll arrive at the edge of the next void we want to cross. </w:t>
      </w:r>
      <w:r w:rsidR="00951136">
        <w:t>Having</w:t>
      </w:r>
      <w:r w:rsidR="004F79F4">
        <w:t xml:space="preserve"> completed the previous activity, you’ll have some experience with placing floating islands in your world.</w:t>
      </w:r>
      <w:r w:rsidR="0073583F">
        <w:t xml:space="preserve"> </w:t>
      </w:r>
      <w:r w:rsidR="003C2B40">
        <w:t xml:space="preserve">Press </w:t>
      </w:r>
      <w:r w:rsidR="003C2B40" w:rsidRPr="003C2B40">
        <w:rPr>
          <w:b/>
          <w:bCs/>
        </w:rPr>
        <w:t>3</w:t>
      </w:r>
      <w:r w:rsidR="003C2B40">
        <w:t xml:space="preserve"> to move the camera to the endpoint for this module. This is where you want your character to arrive after traversing across the moving islands you are about to place in the scene and animate.</w:t>
      </w:r>
    </w:p>
    <w:p w14:paraId="5134AC8D" w14:textId="193398A4" w:rsidR="003B53A4" w:rsidRDefault="003B53A4" w:rsidP="003B53A4">
      <w:r>
        <w:t xml:space="preserve">Locate the </w:t>
      </w:r>
      <w:r w:rsidRPr="003B53A4">
        <w:rPr>
          <w:b/>
          <w:bCs/>
        </w:rPr>
        <w:t>Static_Mesh</w:t>
      </w:r>
      <w:r>
        <w:t xml:space="preserve"> folder in the Content </w:t>
      </w:r>
      <w:r w:rsidRPr="003B53A4">
        <w:rPr>
          <w:b/>
          <w:bCs/>
        </w:rPr>
        <w:t xml:space="preserve">Browser </w:t>
      </w:r>
      <w:r w:rsidRPr="003B53A4">
        <w:t>(</w:t>
      </w:r>
      <w:r w:rsidRPr="003B53A4">
        <w:rPr>
          <w:b/>
          <w:bCs/>
        </w:rPr>
        <w:t xml:space="preserve">Content </w:t>
      </w:r>
      <w:r w:rsidRPr="003B53A4">
        <w:t>&gt;</w:t>
      </w:r>
      <w:r w:rsidRPr="003B53A4">
        <w:rPr>
          <w:b/>
          <w:bCs/>
        </w:rPr>
        <w:t xml:space="preserve"> </w:t>
      </w:r>
      <w:r w:rsidR="00F7068C">
        <w:rPr>
          <w:b/>
          <w:bCs/>
        </w:rPr>
        <w:t>Hour_of_Code</w:t>
      </w:r>
      <w:r w:rsidRPr="003B53A4">
        <w:rPr>
          <w:b/>
          <w:bCs/>
        </w:rPr>
        <w:t xml:space="preserve"> </w:t>
      </w:r>
      <w:r w:rsidRPr="003B53A4">
        <w:t>&gt;</w:t>
      </w:r>
      <w:r w:rsidRPr="003B53A4">
        <w:rPr>
          <w:b/>
          <w:bCs/>
        </w:rPr>
        <w:t xml:space="preserve"> Static_Meshes</w:t>
      </w:r>
      <w:r w:rsidRPr="003B53A4">
        <w:t>)</w:t>
      </w:r>
      <w:r w:rsidRPr="003B53A4">
        <w:rPr>
          <w:b/>
          <w:bCs/>
        </w:rPr>
        <w:t xml:space="preserve"> </w:t>
      </w:r>
      <w:r>
        <w:t xml:space="preserve">and find the </w:t>
      </w:r>
      <w:r w:rsidRPr="003B53A4">
        <w:rPr>
          <w:b/>
          <w:bCs/>
        </w:rPr>
        <w:t>SM_FloatingIsland_S</w:t>
      </w:r>
      <w:r>
        <w:t xml:space="preserve"> static mesh. You’ll add a few of them to get across the void to the next section, but let’s start by placing one in the void at the end of the tunnel. Drag the </w:t>
      </w:r>
      <w:r w:rsidRPr="003B53A4">
        <w:rPr>
          <w:b/>
          <w:bCs/>
        </w:rPr>
        <w:t>SM_FloatingIsland_S</w:t>
      </w:r>
      <w:r>
        <w:t xml:space="preserve"> mesh into the world. With the newly placed floating </w:t>
      </w:r>
      <w:r>
        <w:lastRenderedPageBreak/>
        <w:t xml:space="preserve">island selected, press the </w:t>
      </w:r>
      <w:r w:rsidRPr="003B53A4">
        <w:rPr>
          <w:b/>
          <w:bCs/>
        </w:rPr>
        <w:t>W</w:t>
      </w:r>
      <w:r>
        <w:t xml:space="preserve"> key to use the </w:t>
      </w:r>
      <w:r w:rsidRPr="003B53A4">
        <w:rPr>
          <w:b/>
          <w:bCs/>
        </w:rPr>
        <w:t>Move Gizmo</w:t>
      </w:r>
      <w:r>
        <w:t>. Click and drag the arrows to place the island in your desired position (Figure 003).</w:t>
      </w:r>
    </w:p>
    <w:p w14:paraId="1E950078" w14:textId="68D7CA8F" w:rsidR="005A04FB" w:rsidRDefault="00A7268F" w:rsidP="003B53A4">
      <w:r>
        <w:rPr>
          <w:noProof/>
        </w:rPr>
        <w:drawing>
          <wp:inline distT="0" distB="0" distL="0" distR="0" wp14:anchorId="3982C331" wp14:editId="29CB5D6A">
            <wp:extent cx="4033980" cy="2353586"/>
            <wp:effectExtent l="0" t="0" r="5080" b="889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13"/>
                    <a:stretch>
                      <a:fillRect/>
                    </a:stretch>
                  </pic:blipFill>
                  <pic:spPr>
                    <a:xfrm>
                      <a:off x="0" y="0"/>
                      <a:ext cx="4042373" cy="2358483"/>
                    </a:xfrm>
                    <a:prstGeom prst="rect">
                      <a:avLst/>
                    </a:prstGeom>
                  </pic:spPr>
                </pic:pic>
              </a:graphicData>
            </a:graphic>
          </wp:inline>
        </w:drawing>
      </w:r>
    </w:p>
    <w:p w14:paraId="5A735838" w14:textId="5365F798" w:rsidR="005A04FB" w:rsidRPr="001E73AB" w:rsidRDefault="001E73AB" w:rsidP="003B53A4">
      <w:pPr>
        <w:rPr>
          <w:rStyle w:val="SubtleReference"/>
        </w:rPr>
      </w:pPr>
      <w:r w:rsidRPr="001E73AB">
        <w:rPr>
          <w:rStyle w:val="SubtleReference"/>
        </w:rPr>
        <w:t>Figure 003 – Placing Another Floating Island</w:t>
      </w:r>
    </w:p>
    <w:p w14:paraId="1B3C6852" w14:textId="77777777" w:rsidR="00B06309" w:rsidRDefault="001E73AB" w:rsidP="001E73AB">
      <w:r>
        <w:t>After placing the first island, we can save time by quickly duplicating the island to place any other islands needed to reach the next level. To duplicate the first island, make sure it is selected with the Move gizmo.</w:t>
      </w:r>
      <w:r w:rsidR="002432C1">
        <w:t xml:space="preserve"> </w:t>
      </w:r>
    </w:p>
    <w:p w14:paraId="33F28A7C" w14:textId="0572ABFB" w:rsidR="00B06309" w:rsidRPr="00B06309" w:rsidRDefault="002432C1" w:rsidP="001E73AB">
      <w:r>
        <w:t xml:space="preserve">Remember that we can duplicate an </w:t>
      </w:r>
      <w:r w:rsidRPr="002432C1">
        <w:rPr>
          <w:b/>
          <w:bCs/>
        </w:rPr>
        <w:t>Actor</w:t>
      </w:r>
      <w:r>
        <w:t xml:space="preserve"> in the world by holding the </w:t>
      </w:r>
      <w:r w:rsidRPr="002432C1">
        <w:rPr>
          <w:b/>
          <w:bCs/>
        </w:rPr>
        <w:t>ALT</w:t>
      </w:r>
      <w:r>
        <w:t xml:space="preserve"> key and then clicking and dragging one of the </w:t>
      </w:r>
      <w:r w:rsidR="00F53F44">
        <w:t>A</w:t>
      </w:r>
      <w:r>
        <w:t xml:space="preserve">ctor’s </w:t>
      </w:r>
      <w:r w:rsidRPr="002432C1">
        <w:rPr>
          <w:b/>
          <w:bCs/>
        </w:rPr>
        <w:t>Move Widget</w:t>
      </w:r>
      <w:r>
        <w:t xml:space="preserve"> arrows</w:t>
      </w:r>
      <w:r w:rsidRPr="00B06309">
        <w:t>.</w:t>
      </w:r>
      <w:r w:rsidR="00B06309" w:rsidRPr="00B06309">
        <w:t xml:space="preserve"> You will need to let go of the </w:t>
      </w:r>
      <w:r w:rsidR="00B06309" w:rsidRPr="00B06309">
        <w:rPr>
          <w:b/>
          <w:bCs/>
        </w:rPr>
        <w:t>Alt</w:t>
      </w:r>
      <w:r w:rsidR="00B06309" w:rsidRPr="00B06309">
        <w:t xml:space="preserve"> key once you have created a duplicate, then hold it again to create a new duplicate. Repeat this as needed so that you have enough islands. (Three floating islands should be sufficient.) Once you have enough islands in place, change their position and test your level to see if you can get across to the next large floating island.</w:t>
      </w:r>
    </w:p>
    <w:p w14:paraId="64A1C8F5" w14:textId="77777777" w:rsidR="00AB45A8" w:rsidRDefault="00AB45A8" w:rsidP="00AB45A8">
      <w:r>
        <w:t xml:space="preserve">Let’s make it a little more challenging this time by giving them a </w:t>
      </w:r>
      <w:r w:rsidRPr="00AB45A8">
        <w:rPr>
          <w:b/>
          <w:bCs/>
        </w:rPr>
        <w:t>Looping</w:t>
      </w:r>
      <w:r>
        <w:t xml:space="preserve"> animation, to make them move around. We will use a feature called </w:t>
      </w:r>
      <w:r w:rsidRPr="00AB45A8">
        <w:rPr>
          <w:b/>
          <w:bCs/>
        </w:rPr>
        <w:t>Sequencer</w:t>
      </w:r>
      <w:r>
        <w:t xml:space="preserve"> to create the animations. </w:t>
      </w:r>
    </w:p>
    <w:p w14:paraId="5A6EF799" w14:textId="0BC6F380" w:rsidR="00951136" w:rsidRDefault="00AB45A8" w:rsidP="00AB45A8">
      <w:r>
        <w:t xml:space="preserve">In the </w:t>
      </w:r>
      <w:r w:rsidRPr="00AB45A8">
        <w:rPr>
          <w:b/>
          <w:bCs/>
        </w:rPr>
        <w:t>Content Browser</w:t>
      </w:r>
      <w:r>
        <w:t xml:space="preserve"> select the </w:t>
      </w:r>
      <w:r w:rsidRPr="00AB45A8">
        <w:rPr>
          <w:b/>
          <w:bCs/>
        </w:rPr>
        <w:t xml:space="preserve">Content </w:t>
      </w:r>
      <w:r w:rsidRPr="00AB45A8">
        <w:t>&gt;</w:t>
      </w:r>
      <w:r w:rsidRPr="00AB45A8">
        <w:rPr>
          <w:b/>
          <w:bCs/>
        </w:rPr>
        <w:t xml:space="preserve"> </w:t>
      </w:r>
      <w:r w:rsidR="002D6C74">
        <w:rPr>
          <w:b/>
          <w:bCs/>
        </w:rPr>
        <w:t>Hour_of_Code</w:t>
      </w:r>
      <w:r w:rsidRPr="00AB45A8">
        <w:rPr>
          <w:b/>
          <w:bCs/>
        </w:rPr>
        <w:t xml:space="preserve"> </w:t>
      </w:r>
      <w:r w:rsidRPr="00AB45A8">
        <w:t>&gt;</w:t>
      </w:r>
      <w:r w:rsidRPr="00AB45A8">
        <w:rPr>
          <w:b/>
          <w:bCs/>
        </w:rPr>
        <w:t xml:space="preserve"> Sequences</w:t>
      </w:r>
      <w:r>
        <w:t xml:space="preserve"> folder. Click the </w:t>
      </w:r>
      <w:r w:rsidRPr="00AB45A8">
        <w:rPr>
          <w:b/>
          <w:bCs/>
        </w:rPr>
        <w:t xml:space="preserve">Add </w:t>
      </w:r>
      <w:r>
        <w:t>button</w:t>
      </w:r>
      <w:r w:rsidR="000105B1">
        <w:t xml:space="preserve"> (with the green plus symbol)</w:t>
      </w:r>
      <w:r>
        <w:t xml:space="preserve"> in the top-left of the Content Browser and navigate to </w:t>
      </w:r>
      <w:r w:rsidR="000435E6">
        <w:rPr>
          <w:b/>
          <w:bCs/>
        </w:rPr>
        <w:t>Cinematics</w:t>
      </w:r>
      <w:r>
        <w:t xml:space="preserve">, then choose </w:t>
      </w:r>
      <w:r w:rsidRPr="00AB45A8">
        <w:rPr>
          <w:b/>
          <w:bCs/>
        </w:rPr>
        <w:t>Level Sequence</w:t>
      </w:r>
      <w:r w:rsidR="00B03ECB">
        <w:rPr>
          <w:b/>
          <w:bCs/>
        </w:rPr>
        <w:t xml:space="preserve"> </w:t>
      </w:r>
      <w:r w:rsidR="00B03ECB" w:rsidRPr="00B03ECB">
        <w:t>(Figure 004)</w:t>
      </w:r>
      <w:r>
        <w:t>.</w:t>
      </w:r>
    </w:p>
    <w:p w14:paraId="42709B07" w14:textId="7D5C313A" w:rsidR="0093559E" w:rsidRDefault="0093559E" w:rsidP="0093559E">
      <w:r>
        <w:t xml:space="preserve">This will create a new Level Sequence. Name it: </w:t>
      </w:r>
      <w:r w:rsidRPr="0093559E">
        <w:rPr>
          <w:b/>
          <w:bCs/>
        </w:rPr>
        <w:t>S_movingPlatforms</w:t>
      </w:r>
      <w:r>
        <w:rPr>
          <w:b/>
          <w:bCs/>
        </w:rPr>
        <w:t xml:space="preserve"> </w:t>
      </w:r>
    </w:p>
    <w:p w14:paraId="34E1840F" w14:textId="75DA74BF" w:rsidR="004F79F4" w:rsidRDefault="00166B18" w:rsidP="003B53A4">
      <w:r>
        <w:rPr>
          <w:noProof/>
        </w:rPr>
        <w:lastRenderedPageBreak/>
        <w:drawing>
          <wp:inline distT="0" distB="0" distL="0" distR="0" wp14:anchorId="58BDCCE1" wp14:editId="457DBB65">
            <wp:extent cx="3486466" cy="3395207"/>
            <wp:effectExtent l="0" t="0" r="0"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14"/>
                    <a:stretch>
                      <a:fillRect/>
                    </a:stretch>
                  </pic:blipFill>
                  <pic:spPr>
                    <a:xfrm>
                      <a:off x="0" y="0"/>
                      <a:ext cx="3503414" cy="3411711"/>
                    </a:xfrm>
                    <a:prstGeom prst="rect">
                      <a:avLst/>
                    </a:prstGeom>
                  </pic:spPr>
                </pic:pic>
              </a:graphicData>
            </a:graphic>
          </wp:inline>
        </w:drawing>
      </w:r>
    </w:p>
    <w:p w14:paraId="56819502" w14:textId="366C5993" w:rsidR="007170E3" w:rsidRPr="007170E3" w:rsidRDefault="007170E3" w:rsidP="003B53A4">
      <w:pPr>
        <w:rPr>
          <w:rStyle w:val="SubtleReference"/>
        </w:rPr>
      </w:pPr>
      <w:r w:rsidRPr="007170E3">
        <w:rPr>
          <w:rStyle w:val="SubtleReference"/>
        </w:rPr>
        <w:t>Figure 004 – Creating a New Level Sequence</w:t>
      </w:r>
      <w:r w:rsidR="00FB263D">
        <w:rPr>
          <w:rStyle w:val="SubtleReference"/>
        </w:rPr>
        <w:tab/>
      </w:r>
    </w:p>
    <w:p w14:paraId="7FB3DF95" w14:textId="48652AE5" w:rsidR="0093559E" w:rsidRDefault="00BC25EE" w:rsidP="00BC25EE">
      <w:r>
        <w:t xml:space="preserve">Double click the </w:t>
      </w:r>
      <w:r w:rsidRPr="00BC25EE">
        <w:rPr>
          <w:b/>
          <w:bCs/>
        </w:rPr>
        <w:t>S_movingPlatforms</w:t>
      </w:r>
      <w:r>
        <w:t xml:space="preserve"> sequence to open </w:t>
      </w:r>
      <w:r w:rsidRPr="00BC25EE">
        <w:rPr>
          <w:b/>
          <w:bCs/>
        </w:rPr>
        <w:t>Sequencer</w:t>
      </w:r>
      <w:r>
        <w:t>. (Figure 005)</w:t>
      </w:r>
    </w:p>
    <w:p w14:paraId="4B1FF9F4" w14:textId="5582E3DD" w:rsidR="00417892" w:rsidRDefault="00006C0D" w:rsidP="00BC25EE">
      <w:r>
        <w:rPr>
          <w:noProof/>
        </w:rPr>
        <w:drawing>
          <wp:inline distT="0" distB="0" distL="0" distR="0" wp14:anchorId="196C8B00" wp14:editId="594FB77F">
            <wp:extent cx="5943600" cy="1583690"/>
            <wp:effectExtent l="0" t="0" r="0" b="0"/>
            <wp:docPr id="8" name="Picture 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with medium confidence"/>
                    <pic:cNvPicPr/>
                  </pic:nvPicPr>
                  <pic:blipFill>
                    <a:blip r:embed="rId15"/>
                    <a:stretch>
                      <a:fillRect/>
                    </a:stretch>
                  </pic:blipFill>
                  <pic:spPr>
                    <a:xfrm>
                      <a:off x="0" y="0"/>
                      <a:ext cx="5943600" cy="1583690"/>
                    </a:xfrm>
                    <a:prstGeom prst="rect">
                      <a:avLst/>
                    </a:prstGeom>
                  </pic:spPr>
                </pic:pic>
              </a:graphicData>
            </a:graphic>
          </wp:inline>
        </w:drawing>
      </w:r>
    </w:p>
    <w:p w14:paraId="58E72E83" w14:textId="1E55668F" w:rsidR="00417892" w:rsidRPr="00417892" w:rsidRDefault="00417892" w:rsidP="00BC25EE">
      <w:pPr>
        <w:rPr>
          <w:rStyle w:val="SubtleReference"/>
        </w:rPr>
      </w:pPr>
      <w:r w:rsidRPr="00417892">
        <w:rPr>
          <w:rStyle w:val="SubtleReference"/>
        </w:rPr>
        <w:t>Figure 005 – The Sequencer panel placed next to the Content Browser panel.</w:t>
      </w:r>
    </w:p>
    <w:p w14:paraId="50BF1F8B" w14:textId="77777777" w:rsidR="00442FEB" w:rsidRDefault="00442FEB" w:rsidP="00442FEB">
      <w:r>
        <w:t xml:space="preserve">Let’s take a moment to talk about animation. Animation is controlled by using a timeline to manipulate two attributes: </w:t>
      </w:r>
    </w:p>
    <w:p w14:paraId="17F3D838" w14:textId="6ED5244E" w:rsidR="00442FEB" w:rsidRDefault="00442FEB" w:rsidP="00442FEB">
      <w:pPr>
        <w:pStyle w:val="ListParagraph"/>
        <w:numPr>
          <w:ilvl w:val="0"/>
          <w:numId w:val="9"/>
        </w:numPr>
      </w:pPr>
      <w:r>
        <w:t>Time</w:t>
      </w:r>
    </w:p>
    <w:p w14:paraId="0FC7A17E" w14:textId="55A9CC23" w:rsidR="00442FEB" w:rsidRDefault="00442FEB" w:rsidP="00442FEB">
      <w:pPr>
        <w:pStyle w:val="ListParagraph"/>
        <w:numPr>
          <w:ilvl w:val="0"/>
          <w:numId w:val="9"/>
        </w:numPr>
      </w:pPr>
      <w:r>
        <w:t>Keyframes</w:t>
      </w:r>
    </w:p>
    <w:p w14:paraId="51001663" w14:textId="77777777" w:rsidR="00442FEB" w:rsidRDefault="00442FEB" w:rsidP="00442FEB">
      <w:r>
        <w:t>We will use keyframes to tell a floating island where it needs to be, and at what time it should be there. There is also an order of operations to follow when creating keyframes that will help avoid issues. The order is:</w:t>
      </w:r>
    </w:p>
    <w:p w14:paraId="24E7F979" w14:textId="183D7485" w:rsidR="00442FEB" w:rsidRDefault="00442FEB" w:rsidP="00442FEB">
      <w:pPr>
        <w:pStyle w:val="ListParagraph"/>
        <w:numPr>
          <w:ilvl w:val="0"/>
          <w:numId w:val="12"/>
        </w:numPr>
      </w:pPr>
      <w:r>
        <w:t>Set the Time by moving the playhead in the sequence timeline (time)</w:t>
      </w:r>
    </w:p>
    <w:p w14:paraId="000BEB88" w14:textId="6167771F" w:rsidR="00417892" w:rsidRDefault="00442FEB" w:rsidP="00442FEB">
      <w:pPr>
        <w:pStyle w:val="ListParagraph"/>
        <w:numPr>
          <w:ilvl w:val="0"/>
          <w:numId w:val="12"/>
        </w:numPr>
      </w:pPr>
      <w:r>
        <w:lastRenderedPageBreak/>
        <w:t>Set the Location by moving the object to its target location for that time in the viewport (keyframes)</w:t>
      </w:r>
    </w:p>
    <w:p w14:paraId="337F40E9" w14:textId="7CC6283B" w:rsidR="00AA2D58" w:rsidRPr="00886AEF" w:rsidRDefault="008766F5" w:rsidP="00B22174">
      <w:pPr>
        <w:pStyle w:val="IntenseQuote"/>
        <w:ind w:left="0" w:right="4"/>
        <w:rPr>
          <w:b/>
          <w:bCs/>
        </w:rPr>
      </w:pPr>
      <w:r w:rsidRPr="0054424E">
        <w:rPr>
          <w:rFonts w:ascii="Segoe UI Emoji" w:hAnsi="Segoe UI Emoji" w:cs="Segoe UI Emoji"/>
          <w:i w:val="0"/>
          <w:iCs w:val="0"/>
          <w:sz w:val="28"/>
          <w:szCs w:val="28"/>
        </w:rPr>
        <w:t>🤖</w:t>
      </w:r>
      <w:r w:rsidRPr="00980929">
        <w:rPr>
          <w:rFonts w:ascii="Segoe UI Emoji" w:hAnsi="Segoe UI Emoji" w:cs="Segoe UI Emoji"/>
          <w:sz w:val="28"/>
          <w:szCs w:val="28"/>
        </w:rPr>
        <w:t xml:space="preserve"> </w:t>
      </w:r>
      <w:r w:rsidRPr="70C92115">
        <w:rPr>
          <w:rFonts w:asciiTheme="majorHAnsi" w:hAnsiTheme="majorHAnsi" w:cstheme="majorBidi"/>
          <w:i w:val="0"/>
          <w:sz w:val="26"/>
          <w:szCs w:val="26"/>
        </w:rPr>
        <w:t>TECHNICAL JARGON DEFINED</w:t>
      </w:r>
      <w:r>
        <w:br/>
      </w:r>
      <w:r>
        <w:br/>
      </w:r>
      <w:r w:rsidR="00AA2D58" w:rsidRPr="70C92115">
        <w:rPr>
          <w:b/>
          <w:sz w:val="22"/>
        </w:rPr>
        <w:t>Keyframes</w:t>
      </w:r>
      <w:r w:rsidR="00AA2D58" w:rsidRPr="70C92115">
        <w:rPr>
          <w:sz w:val="22"/>
        </w:rPr>
        <w:t xml:space="preserve"> </w:t>
      </w:r>
      <w:r w:rsidR="00D17A8A" w:rsidRPr="70C92115">
        <w:rPr>
          <w:sz w:val="22"/>
        </w:rPr>
        <w:t xml:space="preserve">specify a snapshot of an object’s position, rotation, </w:t>
      </w:r>
      <w:r w:rsidR="00EF54C7" w:rsidRPr="70C92115">
        <w:rPr>
          <w:sz w:val="22"/>
        </w:rPr>
        <w:t xml:space="preserve">and </w:t>
      </w:r>
      <w:r w:rsidR="00D17A8A" w:rsidRPr="70C92115">
        <w:rPr>
          <w:sz w:val="22"/>
        </w:rPr>
        <w:t xml:space="preserve">scale at a </w:t>
      </w:r>
      <w:r w:rsidR="0087177A" w:rsidRPr="70C92115">
        <w:rPr>
          <w:sz w:val="22"/>
        </w:rPr>
        <w:t xml:space="preserve">particular time. </w:t>
      </w:r>
      <w:r w:rsidR="00ED037F" w:rsidRPr="70C92115">
        <w:rPr>
          <w:sz w:val="22"/>
        </w:rPr>
        <w:t>Transition animations</w:t>
      </w:r>
      <w:r w:rsidR="00694BA4" w:rsidRPr="70C92115">
        <w:rPr>
          <w:sz w:val="22"/>
        </w:rPr>
        <w:t xml:space="preserve"> between keyframes can be automat</w:t>
      </w:r>
      <w:r w:rsidR="00ED037F" w:rsidRPr="70C92115">
        <w:rPr>
          <w:sz w:val="22"/>
        </w:rPr>
        <w:t>ically generated by the engine</w:t>
      </w:r>
      <w:r w:rsidR="00694BA4" w:rsidRPr="70C92115">
        <w:rPr>
          <w:sz w:val="22"/>
        </w:rPr>
        <w:t>.</w:t>
      </w:r>
      <w:r w:rsidR="00EE73A3" w:rsidRPr="70C92115">
        <w:rPr>
          <w:sz w:val="22"/>
        </w:rPr>
        <w:t xml:space="preserve"> </w:t>
      </w:r>
      <w:r w:rsidR="00AA2D58" w:rsidRPr="70C92115">
        <w:rPr>
          <w:sz w:val="22"/>
        </w:rPr>
        <w:t xml:space="preserve">If you start an animation with an object at position “0” and set the object to position “500” at 5 seconds, you would set keyframes at 0 and 5 seconds on the timeline. </w:t>
      </w:r>
      <w:r w:rsidR="00886AEF">
        <w:br/>
      </w:r>
      <w:r w:rsidR="0061052C">
        <w:br/>
      </w:r>
      <w:r w:rsidR="00886AEF" w:rsidRPr="70C92115">
        <w:rPr>
          <w:b/>
          <w:sz w:val="22"/>
        </w:rPr>
        <w:t>Tweening</w:t>
      </w:r>
      <w:r w:rsidR="00886AEF" w:rsidRPr="70C92115">
        <w:rPr>
          <w:sz w:val="22"/>
        </w:rPr>
        <w:t xml:space="preserve"> (or In-betweening) is a term in computer animation to describe the </w:t>
      </w:r>
      <w:r w:rsidR="00013805" w:rsidRPr="70C92115">
        <w:rPr>
          <w:sz w:val="22"/>
        </w:rPr>
        <w:t xml:space="preserve">auto-computed </w:t>
      </w:r>
      <w:r w:rsidR="00886AEF" w:rsidRPr="70C92115">
        <w:rPr>
          <w:sz w:val="22"/>
        </w:rPr>
        <w:t xml:space="preserve">positions between two </w:t>
      </w:r>
      <w:r w:rsidR="00886AEF" w:rsidRPr="70C92115">
        <w:rPr>
          <w:b/>
          <w:sz w:val="22"/>
        </w:rPr>
        <w:t>keyframes</w:t>
      </w:r>
      <w:r w:rsidR="00886AEF" w:rsidRPr="70C92115">
        <w:rPr>
          <w:sz w:val="22"/>
        </w:rPr>
        <w:t xml:space="preserve">. </w:t>
      </w:r>
      <w:r w:rsidR="00886AEF" w:rsidRPr="70C92115">
        <w:rPr>
          <w:b/>
          <w:sz w:val="22"/>
        </w:rPr>
        <w:t>Lerp</w:t>
      </w:r>
      <w:r w:rsidR="00886AEF" w:rsidRPr="70C92115">
        <w:rPr>
          <w:sz w:val="22"/>
        </w:rPr>
        <w:t xml:space="preserve"> (Linear Interpolation) is used to calculate the coordinates between two points using a straight line </w:t>
      </w:r>
      <w:r w:rsidR="004F0D05" w:rsidRPr="70C92115">
        <w:rPr>
          <w:sz w:val="22"/>
        </w:rPr>
        <w:t>approach.</w:t>
      </w:r>
    </w:p>
    <w:p w14:paraId="47A97A96" w14:textId="5DAF3C2C" w:rsidR="00182AA7" w:rsidRPr="004A7D8A" w:rsidRDefault="00182AA7" w:rsidP="00182AA7">
      <w:r>
        <w:t xml:space="preserve">Let’s animate our floating islands. First, select all your floating islands, you can hold </w:t>
      </w:r>
      <w:r w:rsidRPr="005D6A8E">
        <w:rPr>
          <w:b/>
          <w:bCs/>
        </w:rPr>
        <w:t>Shift</w:t>
      </w:r>
      <w:r>
        <w:t xml:space="preserve"> while clicking on actors to add them to your selection. (You will see a gold outline on objects that are selected.) Then </w:t>
      </w:r>
      <w:r w:rsidRPr="008148A1">
        <w:rPr>
          <w:b/>
          <w:bCs/>
        </w:rPr>
        <w:t>right-click</w:t>
      </w:r>
      <w:r>
        <w:t xml:space="preserve"> in the empty gray area on left side of </w:t>
      </w:r>
      <w:r w:rsidRPr="008148A1">
        <w:rPr>
          <w:b/>
          <w:bCs/>
        </w:rPr>
        <w:t>Sequencer</w:t>
      </w:r>
      <w:r w:rsidR="002F2FEB">
        <w:rPr>
          <w:b/>
          <w:bCs/>
        </w:rPr>
        <w:t xml:space="preserve"> </w:t>
      </w:r>
      <w:r w:rsidR="002F2FEB">
        <w:t>(where it says RMB on Figure 006)</w:t>
      </w:r>
      <w:r>
        <w:t xml:space="preserve">, chose </w:t>
      </w:r>
      <w:r w:rsidRPr="008148A1">
        <w:rPr>
          <w:b/>
          <w:bCs/>
        </w:rPr>
        <w:t>Actor To Sequencer</w:t>
      </w:r>
      <w:r>
        <w:t xml:space="preserve"> &gt; </w:t>
      </w:r>
      <w:r w:rsidRPr="008148A1">
        <w:rPr>
          <w:b/>
          <w:bCs/>
        </w:rPr>
        <w:t>Add Current Selection (# actors)</w:t>
      </w:r>
      <w:r w:rsidR="004A7D8A">
        <w:rPr>
          <w:b/>
          <w:bCs/>
        </w:rPr>
        <w:t xml:space="preserve"> </w:t>
      </w:r>
    </w:p>
    <w:p w14:paraId="099D4E62" w14:textId="61F64CAA" w:rsidR="004A7D8A" w:rsidRDefault="00095587" w:rsidP="00182AA7">
      <w:pPr>
        <w:rPr>
          <w:b/>
          <w:bCs/>
        </w:rPr>
      </w:pPr>
      <w:r>
        <w:rPr>
          <w:noProof/>
        </w:rPr>
        <w:drawing>
          <wp:inline distT="0" distB="0" distL="0" distR="0" wp14:anchorId="40E7FE5C" wp14:editId="25036055">
            <wp:extent cx="4102873" cy="2697990"/>
            <wp:effectExtent l="0" t="0" r="0" b="7620"/>
            <wp:docPr id="10" name="Picture 1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10;&#10;Description automatically generated"/>
                    <pic:cNvPicPr/>
                  </pic:nvPicPr>
                  <pic:blipFill>
                    <a:blip r:embed="rId16"/>
                    <a:stretch>
                      <a:fillRect/>
                    </a:stretch>
                  </pic:blipFill>
                  <pic:spPr>
                    <a:xfrm>
                      <a:off x="0" y="0"/>
                      <a:ext cx="4159293" cy="2735091"/>
                    </a:xfrm>
                    <a:prstGeom prst="rect">
                      <a:avLst/>
                    </a:prstGeom>
                  </pic:spPr>
                </pic:pic>
              </a:graphicData>
            </a:graphic>
          </wp:inline>
        </w:drawing>
      </w:r>
    </w:p>
    <w:p w14:paraId="4DE60B39" w14:textId="212596E9" w:rsidR="00F90BCB" w:rsidRPr="00F90BCB" w:rsidRDefault="004A7D8A" w:rsidP="00F90BCB">
      <w:pPr>
        <w:rPr>
          <w:rStyle w:val="SubtleReference"/>
          <w:lang w:val="en-CA" w:eastAsia="en-CA"/>
        </w:rPr>
      </w:pPr>
      <w:r w:rsidRPr="00F90BCB">
        <w:rPr>
          <w:rStyle w:val="SubtleReference"/>
        </w:rPr>
        <w:t xml:space="preserve">Figure 006 - </w:t>
      </w:r>
      <w:r w:rsidR="00F90BCB" w:rsidRPr="70C92115">
        <w:rPr>
          <w:rStyle w:val="SubtleReference"/>
        </w:rPr>
        <w:t>S</w:t>
      </w:r>
      <w:r w:rsidR="00F90BCB" w:rsidRPr="70C92115">
        <w:rPr>
          <w:rStyle w:val="SubtleReference"/>
          <w:lang w:val="en-CA" w:eastAsia="en-CA"/>
        </w:rPr>
        <w:t>elect</w:t>
      </w:r>
      <w:r w:rsidR="00F90BCB" w:rsidRPr="00F90BCB">
        <w:rPr>
          <w:rStyle w:val="SubtleReference"/>
          <w:lang w:val="en-CA" w:eastAsia="en-CA"/>
        </w:rPr>
        <w:t xml:space="preserve"> all floating islands and right mouse </w:t>
      </w:r>
      <w:r w:rsidR="00F90BCB" w:rsidRPr="70C92115">
        <w:rPr>
          <w:rStyle w:val="SubtleReference"/>
          <w:lang w:val="en-CA" w:eastAsia="en-CA"/>
        </w:rPr>
        <w:t>click</w:t>
      </w:r>
      <w:r w:rsidR="00F90BCB" w:rsidRPr="00F90BCB">
        <w:rPr>
          <w:rStyle w:val="SubtleReference"/>
          <w:lang w:val="en-CA" w:eastAsia="en-CA"/>
        </w:rPr>
        <w:t xml:space="preserve"> to add to the Sequencer</w:t>
      </w:r>
    </w:p>
    <w:p w14:paraId="55C903B9" w14:textId="7CF2BBB1" w:rsidR="004A7D8A" w:rsidRDefault="007127E8" w:rsidP="007127E8">
      <w:r>
        <w:t xml:space="preserve">To make the animation process easier, click the key icon </w:t>
      </w:r>
      <w:r w:rsidR="00031B5F" w:rsidRPr="00031B5F">
        <w:rPr>
          <w:noProof/>
        </w:rPr>
        <w:drawing>
          <wp:inline distT="0" distB="0" distL="0" distR="0" wp14:anchorId="766E1BD2" wp14:editId="3E8C091C">
            <wp:extent cx="273806" cy="22056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7324" cy="223400"/>
                    </a:xfrm>
                    <a:prstGeom prst="rect">
                      <a:avLst/>
                    </a:prstGeom>
                  </pic:spPr>
                </pic:pic>
              </a:graphicData>
            </a:graphic>
          </wp:inline>
        </w:drawing>
      </w:r>
      <w:r w:rsidR="00031B5F">
        <w:t xml:space="preserve"> </w:t>
      </w:r>
      <w:r>
        <w:t xml:space="preserve">at the top of the </w:t>
      </w:r>
      <w:r w:rsidRPr="31585DFB">
        <w:rPr>
          <w:b/>
          <w:bCs/>
        </w:rPr>
        <w:t>Sequencer</w:t>
      </w:r>
      <w:r>
        <w:t xml:space="preserve"> panel. This will toggle ON the </w:t>
      </w:r>
      <w:r w:rsidRPr="31585DFB">
        <w:rPr>
          <w:b/>
          <w:bCs/>
        </w:rPr>
        <w:t>auto keyframe function</w:t>
      </w:r>
      <w:r>
        <w:t>, which will create our keyframes automatically as we move our floating islands around in the level.</w:t>
      </w:r>
      <w:r w:rsidR="006A231F">
        <w:t xml:space="preserve"> </w:t>
      </w:r>
    </w:p>
    <w:p w14:paraId="4A3E6BFF" w14:textId="580F822A" w:rsidR="00B53BE8" w:rsidRDefault="001369FF" w:rsidP="00B22174">
      <w:pPr>
        <w:pStyle w:val="IntenseQuote"/>
        <w:ind w:left="0" w:right="4"/>
      </w:pPr>
      <w:r w:rsidRPr="00BE5F13">
        <w:rPr>
          <w:rFonts w:ascii="Segoe UI Emoji" w:hAnsi="Segoe UI Emoji" w:cs="Segoe UI Emoji"/>
          <w:i w:val="0"/>
          <w:iCs w:val="0"/>
          <w:sz w:val="28"/>
          <w:szCs w:val="28"/>
        </w:rPr>
        <w:lastRenderedPageBreak/>
        <w:t>🤝</w:t>
      </w:r>
      <w:r w:rsidRPr="70C92115">
        <w:rPr>
          <w:rFonts w:asciiTheme="majorHAnsi" w:hAnsiTheme="majorHAnsi" w:cstheme="majorBidi"/>
          <w:i w:val="0"/>
        </w:rPr>
        <w:t xml:space="preserve"> </w:t>
      </w:r>
      <w:r w:rsidRPr="70C92115">
        <w:rPr>
          <w:rFonts w:asciiTheme="majorHAnsi" w:hAnsiTheme="majorHAnsi" w:cstheme="majorBidi"/>
          <w:i w:val="0"/>
          <w:sz w:val="26"/>
          <w:szCs w:val="26"/>
        </w:rPr>
        <w:t>PRO TIP FOR THE WIN</w:t>
      </w:r>
      <w:r w:rsidRPr="0061052C">
        <w:rPr>
          <w:b/>
          <w:bCs/>
        </w:rPr>
        <w:t xml:space="preserve"> </w:t>
      </w:r>
      <w:r>
        <w:br/>
      </w:r>
      <w:r>
        <w:br/>
      </w:r>
      <w:r w:rsidRPr="70C92115">
        <w:rPr>
          <w:b/>
          <w:sz w:val="22"/>
        </w:rPr>
        <w:t>Preventing glitchy l</w:t>
      </w:r>
      <w:r w:rsidR="00B53BE8" w:rsidRPr="70C92115">
        <w:rPr>
          <w:b/>
          <w:sz w:val="22"/>
        </w:rPr>
        <w:t>oop</w:t>
      </w:r>
      <w:r w:rsidRPr="70C92115">
        <w:rPr>
          <w:b/>
          <w:sz w:val="22"/>
        </w:rPr>
        <w:t>s</w:t>
      </w:r>
      <w:r w:rsidRPr="70C92115">
        <w:rPr>
          <w:sz w:val="22"/>
        </w:rPr>
        <w:t xml:space="preserve">. </w:t>
      </w:r>
      <w:r w:rsidR="00B53BE8" w:rsidRPr="70C92115">
        <w:rPr>
          <w:sz w:val="22"/>
        </w:rPr>
        <w:t xml:space="preserve">If you are designing an animation to loop, you will want to end the animation at the same position as the beginning. Looping an animation </w:t>
      </w:r>
      <w:r w:rsidR="00A93BFA" w:rsidRPr="70C92115">
        <w:rPr>
          <w:sz w:val="22"/>
        </w:rPr>
        <w:t>where a keyframe value</w:t>
      </w:r>
      <w:r w:rsidR="00B53BE8" w:rsidRPr="70C92115">
        <w:rPr>
          <w:sz w:val="22"/>
        </w:rPr>
        <w:t xml:space="preserve"> starts at 0 and ends at 500 will cause a jump from 500 to 0 when </w:t>
      </w:r>
      <w:r w:rsidR="00A93BFA" w:rsidRPr="70C92115">
        <w:rPr>
          <w:sz w:val="22"/>
        </w:rPr>
        <w:t>the sequence</w:t>
      </w:r>
      <w:r w:rsidR="00B53BE8" w:rsidRPr="70C92115">
        <w:rPr>
          <w:sz w:val="22"/>
        </w:rPr>
        <w:t xml:space="preserve"> loops back to the beginning. </w:t>
      </w:r>
      <w:r w:rsidR="00A95260" w:rsidRPr="70C92115">
        <w:rPr>
          <w:sz w:val="22"/>
        </w:rPr>
        <w:t>Adding a</w:t>
      </w:r>
      <w:r w:rsidR="002F0F0C" w:rsidRPr="70C92115">
        <w:rPr>
          <w:sz w:val="22"/>
        </w:rPr>
        <w:t xml:space="preserve">n additional </w:t>
      </w:r>
      <w:r w:rsidR="00A95260" w:rsidRPr="70C92115">
        <w:rPr>
          <w:sz w:val="22"/>
        </w:rPr>
        <w:t>keyframe to transition</w:t>
      </w:r>
      <w:r w:rsidR="00B53BE8" w:rsidRPr="70C92115">
        <w:rPr>
          <w:sz w:val="22"/>
        </w:rPr>
        <w:t xml:space="preserve"> the </w:t>
      </w:r>
      <w:r w:rsidR="00A95260" w:rsidRPr="70C92115">
        <w:rPr>
          <w:sz w:val="22"/>
        </w:rPr>
        <w:t>value</w:t>
      </w:r>
      <w:r w:rsidR="00B53BE8" w:rsidRPr="70C92115">
        <w:rPr>
          <w:sz w:val="22"/>
        </w:rPr>
        <w:t xml:space="preserve"> from 500 back to 0 will create a smooth transition upon looping.</w:t>
      </w:r>
    </w:p>
    <w:p w14:paraId="252F4495" w14:textId="2C2FFE1E" w:rsidR="009D20F3" w:rsidRDefault="009D20F3" w:rsidP="007127E8">
      <w:r>
        <w:t xml:space="preserve">Ok, we’re now ready to animate our platforms </w:t>
      </w:r>
      <w:r w:rsidR="00CA0B2A">
        <w:t>using this 1</w:t>
      </w:r>
      <w:r w:rsidR="001C1BD0">
        <w:t>0-</w:t>
      </w:r>
      <w:r w:rsidR="00CA0B2A">
        <w:t>step process:</w:t>
      </w:r>
    </w:p>
    <w:p w14:paraId="1E3545B6" w14:textId="5273085D" w:rsidR="00CA0B2A" w:rsidRPr="008B2A5F" w:rsidRDefault="00CA0B2A" w:rsidP="15C75AA2">
      <w:pPr>
        <w:pStyle w:val="ListParagraph"/>
        <w:numPr>
          <w:ilvl w:val="0"/>
          <w:numId w:val="13"/>
        </w:numPr>
        <w:contextualSpacing w:val="0"/>
        <w:rPr>
          <w:b/>
          <w:bCs/>
        </w:rPr>
      </w:pPr>
      <w:r>
        <w:t xml:space="preserve">Move the </w:t>
      </w:r>
      <w:r w:rsidRPr="31585DFB">
        <w:rPr>
          <w:b/>
          <w:bCs/>
        </w:rPr>
        <w:t>Playhead</w:t>
      </w:r>
      <w:r>
        <w:t xml:space="preserve"> to around frame 15 in the timeline, and then select the first floating island</w:t>
      </w:r>
      <w:r w:rsidR="00AB7D2C">
        <w:t xml:space="preserve"> </w:t>
      </w:r>
      <w:r w:rsidR="00615BD8">
        <w:t>(Figure 007)</w:t>
      </w:r>
      <w:r w:rsidR="00AB7D2C">
        <w:t>.</w:t>
      </w:r>
      <w:r w:rsidR="00615BD8">
        <w:t xml:space="preserve"> </w:t>
      </w:r>
      <w:r w:rsidR="00364D33">
        <w:t>Remember, time first, location second.</w:t>
      </w:r>
      <w:r>
        <w:br/>
      </w:r>
      <w:r w:rsidR="00DA46E3">
        <w:rPr>
          <w:noProof/>
        </w:rPr>
        <w:drawing>
          <wp:inline distT="0" distB="0" distL="0" distR="0" wp14:anchorId="2B3F1F28" wp14:editId="2CF51920">
            <wp:extent cx="5267324" cy="103151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18">
                      <a:extLst>
                        <a:ext uri="{28A0092B-C50C-407E-A947-70E740481C1C}">
                          <a14:useLocalDpi xmlns:a14="http://schemas.microsoft.com/office/drawing/2010/main" val="0"/>
                        </a:ext>
                      </a:extLst>
                    </a:blip>
                    <a:stretch>
                      <a:fillRect/>
                    </a:stretch>
                  </pic:blipFill>
                  <pic:spPr>
                    <a:xfrm>
                      <a:off x="0" y="0"/>
                      <a:ext cx="5267324" cy="1031518"/>
                    </a:xfrm>
                    <a:prstGeom prst="rect">
                      <a:avLst/>
                    </a:prstGeom>
                  </pic:spPr>
                </pic:pic>
              </a:graphicData>
            </a:graphic>
          </wp:inline>
        </w:drawing>
      </w:r>
    </w:p>
    <w:p w14:paraId="2A7EF339" w14:textId="6B49D3DD" w:rsidR="008B2A5F" w:rsidRPr="002037E1" w:rsidRDefault="008B2A5F" w:rsidP="008B2A5F">
      <w:pPr>
        <w:pStyle w:val="ListParagraph"/>
        <w:contextualSpacing w:val="0"/>
        <w:rPr>
          <w:rStyle w:val="SubtleReference"/>
        </w:rPr>
      </w:pPr>
      <w:r w:rsidRPr="002037E1">
        <w:rPr>
          <w:rStyle w:val="SubtleReference"/>
        </w:rPr>
        <w:t xml:space="preserve">Figure </w:t>
      </w:r>
      <w:r w:rsidR="002037E1" w:rsidRPr="002037E1">
        <w:rPr>
          <w:rStyle w:val="SubtleReference"/>
        </w:rPr>
        <w:t>007 – Select the first floating island and move the playhead to 0015</w:t>
      </w:r>
    </w:p>
    <w:p w14:paraId="0D2D58A9" w14:textId="02ED1772" w:rsidR="00CA0B2A" w:rsidRPr="002037E1" w:rsidRDefault="00364D33" w:rsidP="15C75AA2">
      <w:pPr>
        <w:pStyle w:val="ListParagraph"/>
        <w:numPr>
          <w:ilvl w:val="0"/>
          <w:numId w:val="13"/>
        </w:numPr>
        <w:contextualSpacing w:val="0"/>
        <w:rPr>
          <w:b/>
          <w:bCs/>
        </w:rPr>
      </w:pPr>
      <w:r>
        <w:t xml:space="preserve">To create a </w:t>
      </w:r>
      <w:r w:rsidRPr="31585DFB">
        <w:rPr>
          <w:b/>
          <w:bCs/>
        </w:rPr>
        <w:t>Keyframe</w:t>
      </w:r>
      <w:r>
        <w:t xml:space="preserve"> click the add keyframe button of the transform section of your selected floating island</w:t>
      </w:r>
      <w:r w:rsidR="00615BD8">
        <w:t xml:space="preserve"> (Figure 008)</w:t>
      </w:r>
      <w:r w:rsidR="00AB7D2C">
        <w:t>.</w:t>
      </w:r>
      <w:r>
        <w:br/>
      </w:r>
      <w:r w:rsidR="004A77E5">
        <w:rPr>
          <w:noProof/>
        </w:rPr>
        <w:drawing>
          <wp:inline distT="0" distB="0" distL="0" distR="0" wp14:anchorId="1C700B11" wp14:editId="785D584B">
            <wp:extent cx="5267324" cy="147552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19">
                      <a:extLst>
                        <a:ext uri="{28A0092B-C50C-407E-A947-70E740481C1C}">
                          <a14:useLocalDpi xmlns:a14="http://schemas.microsoft.com/office/drawing/2010/main" val="0"/>
                        </a:ext>
                      </a:extLst>
                    </a:blip>
                    <a:stretch>
                      <a:fillRect/>
                    </a:stretch>
                  </pic:blipFill>
                  <pic:spPr>
                    <a:xfrm>
                      <a:off x="0" y="0"/>
                      <a:ext cx="5267324" cy="1475526"/>
                    </a:xfrm>
                    <a:prstGeom prst="rect">
                      <a:avLst/>
                    </a:prstGeom>
                  </pic:spPr>
                </pic:pic>
              </a:graphicData>
            </a:graphic>
          </wp:inline>
        </w:drawing>
      </w:r>
    </w:p>
    <w:p w14:paraId="3A49A6A9" w14:textId="7502BBB0" w:rsidR="002037E1" w:rsidRPr="00D44448" w:rsidRDefault="00D44448" w:rsidP="00D44448">
      <w:pPr>
        <w:pStyle w:val="ListParagraph"/>
        <w:contextualSpacing w:val="0"/>
        <w:rPr>
          <w:rStyle w:val="SubtleReference"/>
        </w:rPr>
      </w:pPr>
      <w:r w:rsidRPr="00D44448">
        <w:rPr>
          <w:rStyle w:val="SubtleReference"/>
        </w:rPr>
        <w:t>Figure 008 – Click the button for manually adding keyframes.</w:t>
      </w:r>
    </w:p>
    <w:p w14:paraId="537BE7C6" w14:textId="5D2AF5B7" w:rsidR="002E0115" w:rsidRPr="002E0115" w:rsidRDefault="001E5B21" w:rsidP="00DA46E3">
      <w:pPr>
        <w:pStyle w:val="ListParagraph"/>
        <w:numPr>
          <w:ilvl w:val="0"/>
          <w:numId w:val="13"/>
        </w:numPr>
        <w:contextualSpacing w:val="0"/>
        <w:rPr>
          <w:rFonts w:cstheme="minorHAnsi"/>
          <w:b/>
          <w:bCs/>
          <w:szCs w:val="24"/>
        </w:rPr>
      </w:pPr>
      <w:r w:rsidRPr="002E0115">
        <w:rPr>
          <w:rFonts w:cstheme="minorHAnsi"/>
          <w:szCs w:val="24"/>
        </w:rPr>
        <w:t>Next, let’s change the time, then change the location of the first platform.</w:t>
      </w:r>
    </w:p>
    <w:p w14:paraId="53776681" w14:textId="0111F7D6" w:rsidR="002E0115" w:rsidRPr="002E0115" w:rsidRDefault="002E0115" w:rsidP="00DA46E3">
      <w:pPr>
        <w:pStyle w:val="ListParagraph"/>
        <w:numPr>
          <w:ilvl w:val="1"/>
          <w:numId w:val="13"/>
        </w:numPr>
        <w:contextualSpacing w:val="0"/>
        <w:rPr>
          <w:rFonts w:cstheme="minorHAnsi"/>
          <w:b/>
          <w:bCs/>
          <w:szCs w:val="24"/>
        </w:rPr>
      </w:pPr>
      <w:r w:rsidRPr="002E0115">
        <w:rPr>
          <w:rFonts w:cstheme="minorHAnsi"/>
          <w:szCs w:val="24"/>
        </w:rPr>
        <w:t xml:space="preserve">Set the </w:t>
      </w:r>
      <w:r w:rsidRPr="0028426D">
        <w:rPr>
          <w:rFonts w:cstheme="minorHAnsi"/>
          <w:b/>
          <w:bCs/>
          <w:szCs w:val="24"/>
        </w:rPr>
        <w:t>playhead</w:t>
      </w:r>
      <w:r w:rsidRPr="002E0115">
        <w:rPr>
          <w:rFonts w:cstheme="minorHAnsi"/>
          <w:szCs w:val="24"/>
        </w:rPr>
        <w:t xml:space="preserve"> to frame 45</w:t>
      </w:r>
      <w:r w:rsidR="00AB7D2C">
        <w:rPr>
          <w:rFonts w:cstheme="minorHAnsi"/>
          <w:szCs w:val="24"/>
        </w:rPr>
        <w:t xml:space="preserve"> (Figure 009).</w:t>
      </w:r>
    </w:p>
    <w:p w14:paraId="26A438F5" w14:textId="27560C7A" w:rsidR="002E0115" w:rsidRPr="002E0115" w:rsidRDefault="002E0115" w:rsidP="00DA46E3">
      <w:pPr>
        <w:pStyle w:val="ListParagraph"/>
        <w:numPr>
          <w:ilvl w:val="1"/>
          <w:numId w:val="13"/>
        </w:numPr>
        <w:contextualSpacing w:val="0"/>
        <w:rPr>
          <w:rFonts w:cstheme="minorHAnsi"/>
          <w:b/>
          <w:bCs/>
          <w:szCs w:val="24"/>
        </w:rPr>
      </w:pPr>
      <w:r w:rsidRPr="002E0115">
        <w:rPr>
          <w:rFonts w:cstheme="minorHAnsi"/>
          <w:szCs w:val="24"/>
        </w:rPr>
        <w:t xml:space="preserve">Move the floating island to another location by dragging the red </w:t>
      </w:r>
      <w:r w:rsidRPr="0028426D">
        <w:rPr>
          <w:rFonts w:cstheme="minorHAnsi"/>
          <w:b/>
          <w:bCs/>
          <w:szCs w:val="24"/>
        </w:rPr>
        <w:t xml:space="preserve">Move </w:t>
      </w:r>
      <w:r w:rsidR="0028426D">
        <w:rPr>
          <w:rFonts w:cstheme="minorHAnsi"/>
          <w:b/>
          <w:bCs/>
          <w:szCs w:val="24"/>
        </w:rPr>
        <w:t>G</w:t>
      </w:r>
      <w:r w:rsidRPr="0028426D">
        <w:rPr>
          <w:rFonts w:cstheme="minorHAnsi"/>
          <w:b/>
          <w:bCs/>
          <w:szCs w:val="24"/>
        </w:rPr>
        <w:t>izmo</w:t>
      </w:r>
      <w:r w:rsidRPr="002E0115">
        <w:rPr>
          <w:rFonts w:cstheme="minorHAnsi"/>
          <w:szCs w:val="24"/>
        </w:rPr>
        <w:t>.</w:t>
      </w:r>
    </w:p>
    <w:p w14:paraId="2E154A73" w14:textId="578E376F" w:rsidR="001E5B21" w:rsidRDefault="00C4063F" w:rsidP="00DA46E3">
      <w:pPr>
        <w:pStyle w:val="ListParagraph"/>
        <w:contextualSpacing w:val="0"/>
        <w:rPr>
          <w:rFonts w:cstheme="minorHAnsi"/>
          <w:szCs w:val="24"/>
        </w:rPr>
      </w:pPr>
      <w:r>
        <w:t xml:space="preserve">This step will move the platform from the starting position at 0015 on the timeline to the destination position set at 0045 on the timeline. The platform will move smoothly </w:t>
      </w:r>
      <w:r>
        <w:lastRenderedPageBreak/>
        <w:t>between the two points.</w:t>
      </w:r>
      <w:r>
        <w:br/>
      </w:r>
      <w:r w:rsidR="00E01FD7">
        <w:rPr>
          <w:noProof/>
        </w:rPr>
        <w:drawing>
          <wp:inline distT="0" distB="0" distL="0" distR="0" wp14:anchorId="05F19045" wp14:editId="2BEB5BEE">
            <wp:extent cx="5286375" cy="3082024"/>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20">
                      <a:extLst>
                        <a:ext uri="{28A0092B-C50C-407E-A947-70E740481C1C}">
                          <a14:useLocalDpi xmlns:a14="http://schemas.microsoft.com/office/drawing/2010/main" val="0"/>
                        </a:ext>
                      </a:extLst>
                    </a:blip>
                    <a:stretch>
                      <a:fillRect/>
                    </a:stretch>
                  </pic:blipFill>
                  <pic:spPr>
                    <a:xfrm>
                      <a:off x="0" y="0"/>
                      <a:ext cx="5286375" cy="3082024"/>
                    </a:xfrm>
                    <a:prstGeom prst="rect">
                      <a:avLst/>
                    </a:prstGeom>
                  </pic:spPr>
                </pic:pic>
              </a:graphicData>
            </a:graphic>
          </wp:inline>
        </w:drawing>
      </w:r>
    </w:p>
    <w:p w14:paraId="4F92A84D" w14:textId="19A059E3" w:rsidR="003104A5" w:rsidRPr="003104A5" w:rsidRDefault="003104A5" w:rsidP="00DA46E3">
      <w:pPr>
        <w:pStyle w:val="ListParagraph"/>
        <w:contextualSpacing w:val="0"/>
        <w:rPr>
          <w:rStyle w:val="SubtleReference"/>
        </w:rPr>
      </w:pPr>
      <w:r w:rsidRPr="003104A5">
        <w:rPr>
          <w:rStyle w:val="SubtleReference"/>
        </w:rPr>
        <w:t>Figure 009 – Setting the next keyframe position at 0045</w:t>
      </w:r>
    </w:p>
    <w:p w14:paraId="16B3AB9E" w14:textId="77777777" w:rsidR="00B90115" w:rsidRPr="00B90115" w:rsidRDefault="0033603D" w:rsidP="00DA46E3">
      <w:pPr>
        <w:pStyle w:val="ListParagraph"/>
        <w:numPr>
          <w:ilvl w:val="0"/>
          <w:numId w:val="13"/>
        </w:numPr>
        <w:contextualSpacing w:val="0"/>
        <w:rPr>
          <w:rFonts w:cstheme="minorHAnsi"/>
          <w:b/>
          <w:bCs/>
          <w:szCs w:val="24"/>
        </w:rPr>
      </w:pPr>
      <w:r w:rsidRPr="00B90115">
        <w:rPr>
          <w:rFonts w:cstheme="minorHAnsi"/>
          <w:szCs w:val="24"/>
        </w:rPr>
        <w:t xml:space="preserve">We can have the platform remain stationary by setting another </w:t>
      </w:r>
      <w:r w:rsidRPr="0028426D">
        <w:rPr>
          <w:rFonts w:cstheme="minorHAnsi"/>
          <w:b/>
          <w:bCs/>
          <w:szCs w:val="24"/>
        </w:rPr>
        <w:t>keyframe</w:t>
      </w:r>
      <w:r w:rsidRPr="00B90115">
        <w:rPr>
          <w:rFonts w:cstheme="minorHAnsi"/>
          <w:szCs w:val="24"/>
        </w:rPr>
        <w:t xml:space="preserve">, but not moving the platform. </w:t>
      </w:r>
    </w:p>
    <w:p w14:paraId="3D5BE693" w14:textId="77777777" w:rsidR="00B90115" w:rsidRPr="00B90115" w:rsidRDefault="0033603D" w:rsidP="00DA46E3">
      <w:pPr>
        <w:pStyle w:val="ListParagraph"/>
        <w:numPr>
          <w:ilvl w:val="1"/>
          <w:numId w:val="13"/>
        </w:numPr>
        <w:contextualSpacing w:val="0"/>
        <w:rPr>
          <w:rFonts w:cstheme="minorHAnsi"/>
          <w:b/>
          <w:bCs/>
          <w:szCs w:val="24"/>
        </w:rPr>
      </w:pPr>
      <w:r w:rsidRPr="00B90115">
        <w:rPr>
          <w:rFonts w:cstheme="minorHAnsi"/>
          <w:szCs w:val="24"/>
        </w:rPr>
        <w:t xml:space="preserve">Move the </w:t>
      </w:r>
      <w:r w:rsidRPr="0028426D">
        <w:rPr>
          <w:rFonts w:cstheme="minorHAnsi"/>
          <w:b/>
          <w:bCs/>
          <w:szCs w:val="24"/>
        </w:rPr>
        <w:t>playhead</w:t>
      </w:r>
      <w:r w:rsidRPr="00B90115">
        <w:rPr>
          <w:rFonts w:cstheme="minorHAnsi"/>
          <w:szCs w:val="24"/>
        </w:rPr>
        <w:t xml:space="preserve"> to frame 75.</w:t>
      </w:r>
    </w:p>
    <w:p w14:paraId="08D8CDA9" w14:textId="1682FC50" w:rsidR="00AB7D2C" w:rsidRPr="00AB7D2C" w:rsidRDefault="0033603D" w:rsidP="00AB7D2C">
      <w:pPr>
        <w:pStyle w:val="ListParagraph"/>
        <w:numPr>
          <w:ilvl w:val="1"/>
          <w:numId w:val="13"/>
        </w:numPr>
        <w:contextualSpacing w:val="0"/>
        <w:rPr>
          <w:rFonts w:cstheme="minorHAnsi"/>
          <w:b/>
          <w:bCs/>
          <w:szCs w:val="24"/>
        </w:rPr>
      </w:pPr>
      <w:r w:rsidRPr="00B90115">
        <w:rPr>
          <w:rFonts w:cstheme="minorHAnsi"/>
          <w:szCs w:val="24"/>
        </w:rPr>
        <w:t xml:space="preserve">Click the add </w:t>
      </w:r>
      <w:r w:rsidRPr="0028426D">
        <w:rPr>
          <w:rFonts w:cstheme="minorHAnsi"/>
          <w:b/>
          <w:bCs/>
          <w:szCs w:val="24"/>
        </w:rPr>
        <w:t>keyframe</w:t>
      </w:r>
      <w:r w:rsidRPr="00B90115">
        <w:rPr>
          <w:rFonts w:cstheme="minorHAnsi"/>
          <w:szCs w:val="24"/>
        </w:rPr>
        <w:t xml:space="preserve"> button in the transform section</w:t>
      </w:r>
      <w:r w:rsidR="00AB7D2C">
        <w:rPr>
          <w:rFonts w:cstheme="minorHAnsi"/>
          <w:szCs w:val="24"/>
        </w:rPr>
        <w:t xml:space="preserve"> (Figure 010).</w:t>
      </w:r>
    </w:p>
    <w:p w14:paraId="77759CF0" w14:textId="57DD262D" w:rsidR="00B70A02" w:rsidRDefault="00A52FD2" w:rsidP="00A52FD2">
      <w:pPr>
        <w:pStyle w:val="ListParagraph"/>
        <w:contextualSpacing w:val="0"/>
        <w:rPr>
          <w:rFonts w:cstheme="minorHAnsi"/>
          <w:b/>
          <w:bCs/>
          <w:szCs w:val="24"/>
        </w:rPr>
      </w:pPr>
      <w:r w:rsidRPr="00A52FD2">
        <w:rPr>
          <w:rFonts w:cstheme="minorHAnsi"/>
          <w:b/>
          <w:bCs/>
          <w:noProof/>
          <w:szCs w:val="24"/>
        </w:rPr>
        <w:drawing>
          <wp:inline distT="0" distB="0" distL="0" distR="0" wp14:anchorId="5A0E6FDA" wp14:editId="7707927E">
            <wp:extent cx="5257074" cy="1544955"/>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20568"/>
                    <a:stretch/>
                  </pic:blipFill>
                  <pic:spPr bwMode="auto">
                    <a:xfrm>
                      <a:off x="0" y="0"/>
                      <a:ext cx="5257074" cy="1544955"/>
                    </a:xfrm>
                    <a:prstGeom prst="rect">
                      <a:avLst/>
                    </a:prstGeom>
                    <a:ln>
                      <a:noFill/>
                    </a:ln>
                    <a:extLst>
                      <a:ext uri="{53640926-AAD7-44D8-BBD7-CCE9431645EC}">
                        <a14:shadowObscured xmlns:a14="http://schemas.microsoft.com/office/drawing/2010/main"/>
                      </a:ext>
                    </a:extLst>
                  </pic:spPr>
                </pic:pic>
              </a:graphicData>
            </a:graphic>
          </wp:inline>
        </w:drawing>
      </w:r>
    </w:p>
    <w:p w14:paraId="55862D57" w14:textId="63EAAA4F" w:rsidR="003104A5" w:rsidRPr="003104A5" w:rsidRDefault="003104A5" w:rsidP="00A52FD2">
      <w:pPr>
        <w:pStyle w:val="ListParagraph"/>
        <w:contextualSpacing w:val="0"/>
        <w:rPr>
          <w:rStyle w:val="SubtleReference"/>
        </w:rPr>
      </w:pPr>
      <w:r w:rsidRPr="003104A5">
        <w:rPr>
          <w:rStyle w:val="SubtleReference"/>
        </w:rPr>
        <w:t>Figure 010 – Using a keyframe to hold an island stationary until 0075</w:t>
      </w:r>
    </w:p>
    <w:p w14:paraId="5D11DEE9" w14:textId="77777777" w:rsidR="0033603D" w:rsidRPr="00B90115" w:rsidRDefault="0033603D" w:rsidP="00DA46E3">
      <w:pPr>
        <w:pStyle w:val="ListParagraph"/>
        <w:numPr>
          <w:ilvl w:val="0"/>
          <w:numId w:val="13"/>
        </w:numPr>
        <w:contextualSpacing w:val="0"/>
        <w:rPr>
          <w:rFonts w:cstheme="minorHAnsi"/>
          <w:b/>
          <w:bCs/>
          <w:szCs w:val="24"/>
        </w:rPr>
      </w:pPr>
      <w:r w:rsidRPr="00B90115">
        <w:rPr>
          <w:rFonts w:cstheme="minorHAnsi"/>
          <w:szCs w:val="24"/>
        </w:rPr>
        <w:t xml:space="preserve">To complete the loop, we will need to copy the original location and paste it at the end of the animation. Select the first </w:t>
      </w:r>
      <w:r w:rsidRPr="0028426D">
        <w:rPr>
          <w:rFonts w:cstheme="minorHAnsi"/>
          <w:b/>
          <w:bCs/>
          <w:szCs w:val="24"/>
        </w:rPr>
        <w:t>keyframe</w:t>
      </w:r>
      <w:r w:rsidRPr="00B90115">
        <w:rPr>
          <w:rFonts w:cstheme="minorHAnsi"/>
          <w:szCs w:val="24"/>
        </w:rPr>
        <w:t xml:space="preserve">, </w:t>
      </w:r>
      <w:r w:rsidRPr="0028426D">
        <w:rPr>
          <w:rFonts w:cstheme="minorHAnsi"/>
          <w:b/>
          <w:bCs/>
          <w:szCs w:val="24"/>
        </w:rPr>
        <w:t>right-click</w:t>
      </w:r>
      <w:r w:rsidRPr="00B90115">
        <w:rPr>
          <w:rFonts w:cstheme="minorHAnsi"/>
          <w:szCs w:val="24"/>
        </w:rPr>
        <w:t xml:space="preserve"> and choose </w:t>
      </w:r>
      <w:r w:rsidRPr="0028426D">
        <w:rPr>
          <w:rFonts w:cstheme="minorHAnsi"/>
          <w:b/>
          <w:bCs/>
          <w:szCs w:val="24"/>
        </w:rPr>
        <w:t>Copy</w:t>
      </w:r>
      <w:r w:rsidRPr="00B90115">
        <w:rPr>
          <w:rFonts w:cstheme="minorHAnsi"/>
          <w:szCs w:val="24"/>
        </w:rPr>
        <w:t xml:space="preserve"> to save it to the clipboard.</w:t>
      </w:r>
    </w:p>
    <w:p w14:paraId="729A992F" w14:textId="7A918670" w:rsidR="00ED5C78" w:rsidRPr="004F3F35" w:rsidRDefault="0033603D" w:rsidP="15C75AA2">
      <w:pPr>
        <w:pStyle w:val="ListParagraph"/>
        <w:numPr>
          <w:ilvl w:val="0"/>
          <w:numId w:val="13"/>
        </w:numPr>
        <w:contextualSpacing w:val="0"/>
        <w:rPr>
          <w:b/>
          <w:bCs/>
        </w:rPr>
      </w:pPr>
      <w:r w:rsidRPr="70C92115">
        <w:t xml:space="preserve">Next, move the play head to frame 105, </w:t>
      </w:r>
      <w:r w:rsidRPr="15C75AA2">
        <w:rPr>
          <w:b/>
          <w:bCs/>
        </w:rPr>
        <w:t>right-click</w:t>
      </w:r>
      <w:r w:rsidRPr="70C92115">
        <w:t xml:space="preserve"> the </w:t>
      </w:r>
      <w:r w:rsidRPr="15C75AA2">
        <w:rPr>
          <w:b/>
          <w:bCs/>
        </w:rPr>
        <w:t>sequence</w:t>
      </w:r>
      <w:r w:rsidRPr="70C92115">
        <w:t xml:space="preserve"> timeline, then choose </w:t>
      </w:r>
      <w:r w:rsidRPr="15C75AA2">
        <w:rPr>
          <w:b/>
          <w:bCs/>
        </w:rPr>
        <w:t xml:space="preserve">Paste </w:t>
      </w:r>
      <w:r w:rsidRPr="70C92115">
        <w:t>&gt;</w:t>
      </w:r>
      <w:r w:rsidRPr="15C75AA2">
        <w:rPr>
          <w:b/>
          <w:bCs/>
        </w:rPr>
        <w:t xml:space="preserve"> Transform.Location</w:t>
      </w:r>
      <w:r w:rsidR="00AB7D2C" w:rsidRPr="70C92115">
        <w:t xml:space="preserve"> (Figure 011) </w:t>
      </w:r>
      <w:r w:rsidR="00ED5C78" w:rsidRPr="70C92115">
        <w:t xml:space="preserve">If you click and drag the </w:t>
      </w:r>
      <w:r w:rsidR="00ED5C78" w:rsidRPr="15C75AA2">
        <w:rPr>
          <w:b/>
          <w:bCs/>
        </w:rPr>
        <w:t>playhead</w:t>
      </w:r>
      <w:r w:rsidR="00ED5C78" w:rsidRPr="70C92115">
        <w:t xml:space="preserve"> back and forth in the timeline, you will see your floating island move. You can also change the </w:t>
      </w:r>
      <w:r w:rsidR="00ED5C78" w:rsidRPr="70C92115">
        <w:lastRenderedPageBreak/>
        <w:t xml:space="preserve">timing of the animation by moving the </w:t>
      </w:r>
      <w:r w:rsidR="00ED5C78" w:rsidRPr="15C75AA2">
        <w:rPr>
          <w:b/>
          <w:bCs/>
        </w:rPr>
        <w:t>keyframes</w:t>
      </w:r>
      <w:r w:rsidR="00ED5C78" w:rsidRPr="70C92115">
        <w:t xml:space="preserve"> left and right in the timeline.</w:t>
      </w:r>
      <w:r w:rsidR="00216D14" w:rsidRPr="70C92115">
        <w:t xml:space="preserve"> </w:t>
      </w:r>
      <w:r w:rsidR="00216D14" w:rsidRPr="00216D14">
        <w:rPr>
          <w:rFonts w:cstheme="minorHAnsi"/>
          <w:noProof/>
          <w:szCs w:val="24"/>
        </w:rPr>
        <w:drawing>
          <wp:inline distT="0" distB="0" distL="0" distR="0" wp14:anchorId="2336294A" wp14:editId="1477869B">
            <wp:extent cx="3503930" cy="1190625"/>
            <wp:effectExtent l="0" t="0" r="127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6184" b="7923"/>
                    <a:stretch/>
                  </pic:blipFill>
                  <pic:spPr bwMode="auto">
                    <a:xfrm>
                      <a:off x="0" y="0"/>
                      <a:ext cx="3532534" cy="1200345"/>
                    </a:xfrm>
                    <a:prstGeom prst="rect">
                      <a:avLst/>
                    </a:prstGeom>
                    <a:ln>
                      <a:noFill/>
                    </a:ln>
                    <a:extLst>
                      <a:ext uri="{53640926-AAD7-44D8-BBD7-CCE9431645EC}">
                        <a14:shadowObscured xmlns:a14="http://schemas.microsoft.com/office/drawing/2010/main"/>
                      </a:ext>
                    </a:extLst>
                  </pic:spPr>
                </pic:pic>
              </a:graphicData>
            </a:graphic>
          </wp:inline>
        </w:drawing>
      </w:r>
    </w:p>
    <w:p w14:paraId="1D1775C3" w14:textId="7EF6FDBA" w:rsidR="004F3F35" w:rsidRPr="004F3F35" w:rsidRDefault="004F3F35" w:rsidP="004F3F35">
      <w:pPr>
        <w:pStyle w:val="ListParagraph"/>
        <w:contextualSpacing w:val="0"/>
        <w:rPr>
          <w:rStyle w:val="SubtleReference"/>
        </w:rPr>
      </w:pPr>
      <w:r w:rsidRPr="004F3F35">
        <w:rPr>
          <w:rStyle w:val="SubtleReference"/>
        </w:rPr>
        <w:t>Figure 011 – Pasting a keyframe</w:t>
      </w:r>
    </w:p>
    <w:p w14:paraId="72B4E4F6" w14:textId="382EEB0F" w:rsidR="008363BC" w:rsidRPr="004F3F35" w:rsidRDefault="008363BC" w:rsidP="15C75AA2">
      <w:pPr>
        <w:pStyle w:val="ListParagraph"/>
        <w:numPr>
          <w:ilvl w:val="0"/>
          <w:numId w:val="13"/>
        </w:numPr>
        <w:contextualSpacing w:val="0"/>
        <w:rPr>
          <w:b/>
          <w:bCs/>
        </w:rPr>
      </w:pPr>
      <w:r w:rsidRPr="70C92115">
        <w:t>By default, the timeline has set the sequence duration to 150 frames; this can be shortened by dragging the red line to the right</w:t>
      </w:r>
      <w:r w:rsidR="00046F31" w:rsidRPr="70C92115">
        <w:t xml:space="preserve"> (Figure 012). </w:t>
      </w:r>
      <w:r w:rsidRPr="70C92115">
        <w:t>Let’s shorten the animation to 120 frames.</w:t>
      </w:r>
      <w:r w:rsidR="007B2409">
        <w:rPr>
          <w:rFonts w:cstheme="minorHAnsi"/>
          <w:szCs w:val="24"/>
        </w:rPr>
        <w:br/>
      </w:r>
      <w:r w:rsidR="007B2409" w:rsidRPr="007B2409">
        <w:rPr>
          <w:rFonts w:cstheme="minorHAnsi"/>
          <w:b/>
          <w:bCs/>
          <w:noProof/>
          <w:szCs w:val="24"/>
        </w:rPr>
        <w:drawing>
          <wp:inline distT="0" distB="0" distL="0" distR="0" wp14:anchorId="2E89C658" wp14:editId="5C016DBD">
            <wp:extent cx="5238587" cy="942975"/>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10380"/>
                    <a:stretch/>
                  </pic:blipFill>
                  <pic:spPr bwMode="auto">
                    <a:xfrm>
                      <a:off x="0" y="0"/>
                      <a:ext cx="5275121" cy="949551"/>
                    </a:xfrm>
                    <a:prstGeom prst="rect">
                      <a:avLst/>
                    </a:prstGeom>
                    <a:ln>
                      <a:noFill/>
                    </a:ln>
                    <a:extLst>
                      <a:ext uri="{53640926-AAD7-44D8-BBD7-CCE9431645EC}">
                        <a14:shadowObscured xmlns:a14="http://schemas.microsoft.com/office/drawing/2010/main"/>
                      </a:ext>
                    </a:extLst>
                  </pic:spPr>
                </pic:pic>
              </a:graphicData>
            </a:graphic>
          </wp:inline>
        </w:drawing>
      </w:r>
    </w:p>
    <w:p w14:paraId="5768735E" w14:textId="3460C6CF" w:rsidR="004F3F35" w:rsidRPr="004F3F35" w:rsidRDefault="004F3F35" w:rsidP="004F3F35">
      <w:pPr>
        <w:pStyle w:val="ListParagraph"/>
        <w:contextualSpacing w:val="0"/>
        <w:rPr>
          <w:rStyle w:val="SubtleReference"/>
        </w:rPr>
      </w:pPr>
      <w:r w:rsidRPr="004F3F35">
        <w:rPr>
          <w:rStyle w:val="SubtleReference"/>
        </w:rPr>
        <w:t>Figure 012 – Change the animation length by dragging the red line</w:t>
      </w:r>
    </w:p>
    <w:p w14:paraId="1723742D" w14:textId="77777777" w:rsidR="008363BC" w:rsidRPr="00B90115" w:rsidRDefault="008363BC" w:rsidP="00DA46E3">
      <w:pPr>
        <w:pStyle w:val="ListParagraph"/>
        <w:numPr>
          <w:ilvl w:val="0"/>
          <w:numId w:val="13"/>
        </w:numPr>
        <w:contextualSpacing w:val="0"/>
        <w:rPr>
          <w:rFonts w:cstheme="minorHAnsi"/>
          <w:b/>
          <w:bCs/>
          <w:szCs w:val="24"/>
        </w:rPr>
      </w:pPr>
      <w:r w:rsidRPr="00B90115">
        <w:rPr>
          <w:rFonts w:cstheme="minorHAnsi"/>
          <w:szCs w:val="24"/>
        </w:rPr>
        <w:t xml:space="preserve">Be sure to </w:t>
      </w:r>
      <w:r w:rsidRPr="0028426D">
        <w:rPr>
          <w:rFonts w:cstheme="minorHAnsi"/>
          <w:b/>
          <w:bCs/>
          <w:szCs w:val="24"/>
        </w:rPr>
        <w:t>Save</w:t>
      </w:r>
      <w:r w:rsidRPr="00B90115">
        <w:rPr>
          <w:rFonts w:cstheme="minorHAnsi"/>
          <w:szCs w:val="24"/>
        </w:rPr>
        <w:t xml:space="preserve"> your sequence animation by clicking the save icon in the Sequencer panel, or by choosing </w:t>
      </w:r>
      <w:r w:rsidRPr="0028426D">
        <w:rPr>
          <w:rFonts w:cstheme="minorHAnsi"/>
          <w:b/>
          <w:bCs/>
          <w:szCs w:val="24"/>
        </w:rPr>
        <w:t>Save All</w:t>
      </w:r>
      <w:r w:rsidRPr="00B90115">
        <w:rPr>
          <w:rFonts w:cstheme="minorHAnsi"/>
          <w:szCs w:val="24"/>
        </w:rPr>
        <w:t xml:space="preserve"> from the </w:t>
      </w:r>
      <w:r w:rsidRPr="0028426D">
        <w:rPr>
          <w:rFonts w:cstheme="minorHAnsi"/>
          <w:b/>
          <w:bCs/>
          <w:szCs w:val="24"/>
        </w:rPr>
        <w:t>File</w:t>
      </w:r>
      <w:r w:rsidRPr="00B90115">
        <w:rPr>
          <w:rFonts w:cstheme="minorHAnsi"/>
          <w:szCs w:val="24"/>
        </w:rPr>
        <w:t xml:space="preserve"> menu. </w:t>
      </w:r>
    </w:p>
    <w:p w14:paraId="2E316BEF" w14:textId="7FC332CE" w:rsidR="00B90115" w:rsidRPr="00E56F84" w:rsidRDefault="008363BC" w:rsidP="15C75AA2">
      <w:pPr>
        <w:pStyle w:val="ListParagraph"/>
        <w:numPr>
          <w:ilvl w:val="0"/>
          <w:numId w:val="13"/>
        </w:numPr>
        <w:contextualSpacing w:val="0"/>
        <w:rPr>
          <w:b/>
          <w:bCs/>
        </w:rPr>
      </w:pPr>
      <w:r>
        <w:t>Now you need to add the sequence to your level. If you don’t, the floating island won’t animate when you play the game.</w:t>
      </w:r>
      <w:r w:rsidR="00B90115">
        <w:t xml:space="preserve"> In the </w:t>
      </w:r>
      <w:r w:rsidR="00B90115" w:rsidRPr="31585DFB">
        <w:rPr>
          <w:b/>
          <w:bCs/>
        </w:rPr>
        <w:t>Content Browser</w:t>
      </w:r>
      <w:r w:rsidR="00B90115">
        <w:t xml:space="preserve"> drag the </w:t>
      </w:r>
      <w:r w:rsidR="00B90115" w:rsidRPr="31585DFB">
        <w:rPr>
          <w:b/>
          <w:bCs/>
        </w:rPr>
        <w:t>S_movingPlatform</w:t>
      </w:r>
      <w:r w:rsidR="00B90115">
        <w:t xml:space="preserve"> </w:t>
      </w:r>
      <w:r w:rsidR="00B90115" w:rsidRPr="31585DFB">
        <w:rPr>
          <w:b/>
          <w:bCs/>
        </w:rPr>
        <w:t>sequence</w:t>
      </w:r>
      <w:r w:rsidR="00B90115">
        <w:t xml:space="preserve"> into the level and place it near the animated floating island</w:t>
      </w:r>
      <w:r w:rsidR="00046F31">
        <w:t xml:space="preserve"> (Figure 013)</w:t>
      </w:r>
      <w:r w:rsidR="00B90115">
        <w:t>.</w:t>
      </w:r>
      <w:r>
        <w:br/>
      </w:r>
      <w:r w:rsidR="00E60C96">
        <w:rPr>
          <w:noProof/>
        </w:rPr>
        <w:drawing>
          <wp:inline distT="0" distB="0" distL="0" distR="0" wp14:anchorId="19D7A2BA" wp14:editId="594109F8">
            <wp:extent cx="5267324" cy="232583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24">
                      <a:extLst>
                        <a:ext uri="{28A0092B-C50C-407E-A947-70E740481C1C}">
                          <a14:useLocalDpi xmlns:a14="http://schemas.microsoft.com/office/drawing/2010/main" val="0"/>
                        </a:ext>
                      </a:extLst>
                    </a:blip>
                    <a:stretch>
                      <a:fillRect/>
                    </a:stretch>
                  </pic:blipFill>
                  <pic:spPr>
                    <a:xfrm>
                      <a:off x="0" y="0"/>
                      <a:ext cx="5267324" cy="2325839"/>
                    </a:xfrm>
                    <a:prstGeom prst="rect">
                      <a:avLst/>
                    </a:prstGeom>
                  </pic:spPr>
                </pic:pic>
              </a:graphicData>
            </a:graphic>
          </wp:inline>
        </w:drawing>
      </w:r>
    </w:p>
    <w:p w14:paraId="34509852" w14:textId="30862983" w:rsidR="00E56F84" w:rsidRPr="00E56F84" w:rsidRDefault="00E56F84" w:rsidP="00E56F84">
      <w:pPr>
        <w:pStyle w:val="ListParagraph"/>
        <w:contextualSpacing w:val="0"/>
        <w:rPr>
          <w:rStyle w:val="SubtleReference"/>
        </w:rPr>
      </w:pPr>
      <w:r w:rsidRPr="00E56F84">
        <w:rPr>
          <w:rStyle w:val="SubtleReference"/>
        </w:rPr>
        <w:t>Figure 013 – Add the moving platform sequence to the world</w:t>
      </w:r>
    </w:p>
    <w:p w14:paraId="499CC2A2" w14:textId="77777777" w:rsidR="00B90115" w:rsidRPr="00B90115" w:rsidRDefault="00B90115" w:rsidP="00DA46E3">
      <w:pPr>
        <w:pStyle w:val="ListParagraph"/>
        <w:numPr>
          <w:ilvl w:val="0"/>
          <w:numId w:val="13"/>
        </w:numPr>
        <w:contextualSpacing w:val="0"/>
        <w:rPr>
          <w:rFonts w:cstheme="minorHAnsi"/>
          <w:b/>
          <w:bCs/>
          <w:szCs w:val="24"/>
        </w:rPr>
      </w:pPr>
      <w:r w:rsidRPr="00B90115">
        <w:rPr>
          <w:rFonts w:cstheme="minorHAnsi"/>
          <w:szCs w:val="24"/>
        </w:rPr>
        <w:t xml:space="preserve">Now let’s set the animation to play automatically when the game starts, and also set it to </w:t>
      </w:r>
      <w:r w:rsidRPr="00840DDF">
        <w:rPr>
          <w:rFonts w:cstheme="minorHAnsi"/>
          <w:b/>
          <w:bCs/>
          <w:szCs w:val="24"/>
        </w:rPr>
        <w:t>Loop</w:t>
      </w:r>
      <w:r w:rsidRPr="00B90115">
        <w:rPr>
          <w:rFonts w:cstheme="minorHAnsi"/>
          <w:szCs w:val="24"/>
        </w:rPr>
        <w:t xml:space="preserve">. By setting the animation to Loop, the animation will repeat as soon as it completes. </w:t>
      </w:r>
    </w:p>
    <w:p w14:paraId="37545C78" w14:textId="77777777" w:rsidR="00B90115" w:rsidRPr="00B90115" w:rsidRDefault="00B90115" w:rsidP="00DA46E3">
      <w:pPr>
        <w:pStyle w:val="ListParagraph"/>
        <w:numPr>
          <w:ilvl w:val="1"/>
          <w:numId w:val="13"/>
        </w:numPr>
        <w:contextualSpacing w:val="0"/>
        <w:rPr>
          <w:rFonts w:cstheme="minorHAnsi"/>
          <w:b/>
          <w:bCs/>
          <w:szCs w:val="24"/>
        </w:rPr>
      </w:pPr>
      <w:r w:rsidRPr="00B90115">
        <w:rPr>
          <w:rFonts w:cstheme="minorHAnsi"/>
          <w:szCs w:val="24"/>
        </w:rPr>
        <w:lastRenderedPageBreak/>
        <w:t xml:space="preserve">Select the </w:t>
      </w:r>
      <w:r w:rsidRPr="00840DDF">
        <w:rPr>
          <w:rFonts w:cstheme="minorHAnsi"/>
          <w:b/>
          <w:bCs/>
          <w:szCs w:val="24"/>
        </w:rPr>
        <w:t>S_movingPlatform</w:t>
      </w:r>
      <w:r w:rsidRPr="00B90115">
        <w:rPr>
          <w:rFonts w:cstheme="minorHAnsi"/>
          <w:szCs w:val="24"/>
        </w:rPr>
        <w:t xml:space="preserve"> actor in the level.</w:t>
      </w:r>
    </w:p>
    <w:p w14:paraId="128A87A5" w14:textId="77777777" w:rsidR="00B90115" w:rsidRPr="00B90115" w:rsidRDefault="00B90115" w:rsidP="00DA46E3">
      <w:pPr>
        <w:pStyle w:val="ListParagraph"/>
        <w:numPr>
          <w:ilvl w:val="1"/>
          <w:numId w:val="13"/>
        </w:numPr>
        <w:contextualSpacing w:val="0"/>
        <w:rPr>
          <w:rFonts w:cstheme="minorHAnsi"/>
          <w:b/>
          <w:bCs/>
          <w:szCs w:val="24"/>
        </w:rPr>
      </w:pPr>
      <w:r w:rsidRPr="00B90115">
        <w:rPr>
          <w:rFonts w:cstheme="minorHAnsi"/>
          <w:szCs w:val="24"/>
        </w:rPr>
        <w:t xml:space="preserve">In the </w:t>
      </w:r>
      <w:r w:rsidRPr="00840DDF">
        <w:rPr>
          <w:rFonts w:cstheme="minorHAnsi"/>
          <w:b/>
          <w:bCs/>
          <w:szCs w:val="24"/>
        </w:rPr>
        <w:t>Details</w:t>
      </w:r>
      <w:r w:rsidRPr="00B90115">
        <w:rPr>
          <w:rFonts w:cstheme="minorHAnsi"/>
          <w:szCs w:val="24"/>
        </w:rPr>
        <w:t xml:space="preserve"> panel, toggle </w:t>
      </w:r>
      <w:r w:rsidRPr="00840DDF">
        <w:rPr>
          <w:rFonts w:cstheme="minorHAnsi"/>
          <w:b/>
          <w:bCs/>
          <w:szCs w:val="24"/>
        </w:rPr>
        <w:t xml:space="preserve">Auto Play </w:t>
      </w:r>
      <w:r w:rsidRPr="00840DDF">
        <w:rPr>
          <w:rFonts w:cstheme="minorHAnsi"/>
          <w:szCs w:val="24"/>
        </w:rPr>
        <w:t>ON</w:t>
      </w:r>
      <w:r w:rsidRPr="00B90115">
        <w:rPr>
          <w:rFonts w:cstheme="minorHAnsi"/>
          <w:szCs w:val="24"/>
        </w:rPr>
        <w:t>.</w:t>
      </w:r>
    </w:p>
    <w:p w14:paraId="7166CEE0" w14:textId="099D037D" w:rsidR="00B90115" w:rsidRPr="00DA7D3E" w:rsidRDefault="00B90115" w:rsidP="00DA46E3">
      <w:pPr>
        <w:pStyle w:val="ListParagraph"/>
        <w:numPr>
          <w:ilvl w:val="1"/>
          <w:numId w:val="13"/>
        </w:numPr>
        <w:contextualSpacing w:val="0"/>
        <w:rPr>
          <w:rFonts w:cstheme="minorHAnsi"/>
          <w:b/>
          <w:bCs/>
          <w:szCs w:val="24"/>
        </w:rPr>
      </w:pPr>
      <w:r w:rsidRPr="00B90115">
        <w:rPr>
          <w:rFonts w:cstheme="minorHAnsi"/>
          <w:szCs w:val="24"/>
        </w:rPr>
        <w:t xml:space="preserve">Open the </w:t>
      </w:r>
      <w:r w:rsidRPr="00840DDF">
        <w:rPr>
          <w:rFonts w:cstheme="minorHAnsi"/>
          <w:b/>
          <w:bCs/>
          <w:szCs w:val="24"/>
        </w:rPr>
        <w:t>Loop</w:t>
      </w:r>
      <w:r w:rsidRPr="00B90115">
        <w:rPr>
          <w:rFonts w:cstheme="minorHAnsi"/>
          <w:szCs w:val="24"/>
        </w:rPr>
        <w:t xml:space="preserve"> drop-down menu and choose </w:t>
      </w:r>
      <w:r w:rsidRPr="00840DDF">
        <w:rPr>
          <w:rFonts w:cstheme="minorHAnsi"/>
          <w:b/>
          <w:bCs/>
          <w:szCs w:val="24"/>
        </w:rPr>
        <w:t>Loop Indefinitely</w:t>
      </w:r>
      <w:r w:rsidR="00046F31" w:rsidRPr="00046F31">
        <w:rPr>
          <w:rFonts w:cstheme="minorHAnsi"/>
          <w:szCs w:val="24"/>
        </w:rPr>
        <w:t xml:space="preserve"> (Figure 014).</w:t>
      </w:r>
    </w:p>
    <w:p w14:paraId="4724F541" w14:textId="1F10E347" w:rsidR="00DA7D3E" w:rsidRDefault="00DA7D3E" w:rsidP="00DA7D3E">
      <w:pPr>
        <w:pStyle w:val="ListParagraph"/>
        <w:contextualSpacing w:val="0"/>
        <w:rPr>
          <w:rFonts w:cstheme="minorHAnsi"/>
          <w:b/>
          <w:bCs/>
          <w:szCs w:val="24"/>
        </w:rPr>
      </w:pPr>
      <w:r>
        <w:rPr>
          <w:noProof/>
        </w:rPr>
        <w:drawing>
          <wp:inline distT="0" distB="0" distL="0" distR="0" wp14:anchorId="65EBE1F9" wp14:editId="77078088">
            <wp:extent cx="5248276" cy="2430131"/>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25">
                      <a:extLst>
                        <a:ext uri="{28A0092B-C50C-407E-A947-70E740481C1C}">
                          <a14:useLocalDpi xmlns:a14="http://schemas.microsoft.com/office/drawing/2010/main" val="0"/>
                        </a:ext>
                      </a:extLst>
                    </a:blip>
                    <a:stretch>
                      <a:fillRect/>
                    </a:stretch>
                  </pic:blipFill>
                  <pic:spPr>
                    <a:xfrm>
                      <a:off x="0" y="0"/>
                      <a:ext cx="5248276" cy="2430131"/>
                    </a:xfrm>
                    <a:prstGeom prst="rect">
                      <a:avLst/>
                    </a:prstGeom>
                  </pic:spPr>
                </pic:pic>
              </a:graphicData>
            </a:graphic>
          </wp:inline>
        </w:drawing>
      </w:r>
    </w:p>
    <w:p w14:paraId="65CF75CB" w14:textId="6BAF39C4" w:rsidR="001C1BD0" w:rsidRPr="003F19A2" w:rsidRDefault="00E56F84" w:rsidP="003F19A2">
      <w:pPr>
        <w:pStyle w:val="ListParagraph"/>
        <w:contextualSpacing w:val="0"/>
        <w:rPr>
          <w:smallCaps/>
          <w:color w:val="5A5A5A" w:themeColor="text1" w:themeTint="A5"/>
        </w:rPr>
      </w:pPr>
      <w:r w:rsidRPr="00E56F84">
        <w:rPr>
          <w:rStyle w:val="SubtleReference"/>
        </w:rPr>
        <w:t>Figure 014 – Set the looping attribute of the moving platform.</w:t>
      </w:r>
    </w:p>
    <w:p w14:paraId="7BDC70DF" w14:textId="51D4A51F" w:rsidR="00364D33" w:rsidRDefault="00B90115" w:rsidP="001C1BD0">
      <w:pPr>
        <w:rPr>
          <w:rFonts w:cstheme="minorHAnsi"/>
          <w:szCs w:val="24"/>
        </w:rPr>
      </w:pPr>
      <w:r w:rsidRPr="001C1BD0">
        <w:rPr>
          <w:rFonts w:cstheme="minorHAnsi"/>
          <w:szCs w:val="24"/>
        </w:rPr>
        <w:t>It’s time to play-test. Play your level and see how the animation you just created moves the platform around in your level.</w:t>
      </w:r>
    </w:p>
    <w:p w14:paraId="4DC432FA" w14:textId="4796F525" w:rsidR="001C1BD0" w:rsidRDefault="00C127D7" w:rsidP="00C127D7">
      <w:pPr>
        <w:pStyle w:val="Heading1"/>
      </w:pPr>
      <w:r>
        <w:t>Animate the Remaining Islands</w:t>
      </w:r>
    </w:p>
    <w:p w14:paraId="0F60D7A1" w14:textId="5D6D6F6F" w:rsidR="00C127D7" w:rsidRDefault="00C127D7" w:rsidP="00C127D7">
      <w:r>
        <w:t xml:space="preserve">Now that you understand how to animate objects using Sequencer, you can animate the rest of your floating islands. We have already added the other islands to the sequence, so you will only need to keyframe them. </w:t>
      </w:r>
    </w:p>
    <w:p w14:paraId="4C274EE5" w14:textId="1D7548CE" w:rsidR="003F19A2" w:rsidRDefault="003F19A2" w:rsidP="31585DFB">
      <w:pPr>
        <w:pStyle w:val="IntenseQuote"/>
        <w:ind w:left="0" w:right="4"/>
        <w:rPr>
          <w:sz w:val="22"/>
        </w:rPr>
      </w:pPr>
      <w:r w:rsidRPr="31585DFB">
        <w:rPr>
          <w:rFonts w:ascii="Segoe UI Emoji" w:hAnsi="Segoe UI Emoji" w:cs="Segoe UI Emoji"/>
          <w:i w:val="0"/>
          <w:iCs w:val="0"/>
          <w:sz w:val="28"/>
          <w:szCs w:val="28"/>
        </w:rPr>
        <w:t>🖖</w:t>
      </w:r>
      <w:r w:rsidRPr="31585DFB">
        <w:rPr>
          <w:rFonts w:asciiTheme="majorHAnsi" w:hAnsiTheme="majorHAnsi" w:cstheme="majorBidi"/>
        </w:rPr>
        <w:t xml:space="preserve"> </w:t>
      </w:r>
      <w:r w:rsidRPr="31585DFB">
        <w:rPr>
          <w:rFonts w:asciiTheme="majorHAnsi" w:hAnsiTheme="majorHAnsi" w:cstheme="majorBidi"/>
          <w:i w:val="0"/>
          <w:iCs w:val="0"/>
          <w:sz w:val="26"/>
          <w:szCs w:val="26"/>
        </w:rPr>
        <w:t>LENDING A HELPFUL HAND</w:t>
      </w:r>
      <w:r>
        <w:br/>
      </w:r>
      <w:r>
        <w:br/>
      </w:r>
      <w:r w:rsidRPr="31585DFB">
        <w:rPr>
          <w:b/>
          <w:bCs/>
          <w:sz w:val="22"/>
        </w:rPr>
        <w:t xml:space="preserve">Remember: </w:t>
      </w:r>
      <w:r w:rsidR="009629B5" w:rsidRPr="31585DFB">
        <w:rPr>
          <w:sz w:val="22"/>
        </w:rPr>
        <w:t>When setting a keyframe</w:t>
      </w:r>
      <w:r w:rsidR="00040C18" w:rsidRPr="31585DFB">
        <w:rPr>
          <w:sz w:val="22"/>
        </w:rPr>
        <w:t>,</w:t>
      </w:r>
      <w:r w:rsidR="009629B5" w:rsidRPr="31585DFB">
        <w:rPr>
          <w:sz w:val="22"/>
        </w:rPr>
        <w:t xml:space="preserve"> it’s </w:t>
      </w:r>
      <w:r w:rsidR="00B760A4" w:rsidRPr="31585DFB">
        <w:rPr>
          <w:sz w:val="22"/>
        </w:rPr>
        <w:t>position</w:t>
      </w:r>
      <w:r w:rsidR="009629B5" w:rsidRPr="31585DFB">
        <w:rPr>
          <w:sz w:val="22"/>
        </w:rPr>
        <w:t xml:space="preserve"> first</w:t>
      </w:r>
      <w:r w:rsidRPr="31585DFB">
        <w:rPr>
          <w:sz w:val="22"/>
        </w:rPr>
        <w:t>, then time.</w:t>
      </w:r>
      <w:r w:rsidR="00117A05">
        <w:rPr>
          <w:sz w:val="22"/>
        </w:rPr>
        <w:t xml:space="preserve"> Also, save early, save often, save all.</w:t>
      </w:r>
    </w:p>
    <w:p w14:paraId="1D20815E" w14:textId="113CE7ED" w:rsidR="00C127D7" w:rsidRDefault="00C127D7" w:rsidP="00C127D7">
      <w:r>
        <w:t>Give your players enough time to jump from one platform to the next, one second is usually enough, though this will depend on the player. Getting feedback will help ensure your game is enjoyable. The default setting in Unreal is 30 frames per second. So, keep the platform stationary for at least 30 frames.</w:t>
      </w:r>
    </w:p>
    <w:p w14:paraId="01093C83" w14:textId="6FC19BA8" w:rsidR="000129B5" w:rsidRDefault="000129B5" w:rsidP="000129B5">
      <w:pPr>
        <w:pStyle w:val="Heading1"/>
      </w:pPr>
      <w:r>
        <w:lastRenderedPageBreak/>
        <w:t>Add Another Checkpoint</w:t>
      </w:r>
    </w:p>
    <w:p w14:paraId="72EEFFC1" w14:textId="3F75DB0C" w:rsidR="000129B5" w:rsidRDefault="00C679DE" w:rsidP="00C679DE">
      <w:r>
        <w:t xml:space="preserve">To complete this activity, add one more checkpoint to reward your players when they make it across all your moving islands. Drag another </w:t>
      </w:r>
      <w:r w:rsidRPr="00C679DE">
        <w:rPr>
          <w:b/>
          <w:bCs/>
        </w:rPr>
        <w:t>BP_checkpoint</w:t>
      </w:r>
      <w:r>
        <w:t xml:space="preserve"> to the large floating island destination and rotate it to face the next floating island (Figure 015).</w:t>
      </w:r>
    </w:p>
    <w:p w14:paraId="71B472DF" w14:textId="66B43F15" w:rsidR="004313D1" w:rsidRDefault="00390CBD" w:rsidP="00390CBD">
      <w:r>
        <w:t xml:space="preserve">Remember to </w:t>
      </w:r>
      <w:r w:rsidRPr="00390CBD">
        <w:rPr>
          <w:b/>
          <w:bCs/>
        </w:rPr>
        <w:t>Save All</w:t>
      </w:r>
      <w:r>
        <w:t xml:space="preserve"> your work.</w:t>
      </w:r>
    </w:p>
    <w:p w14:paraId="5E0A642A" w14:textId="79490E88" w:rsidR="004313D1" w:rsidRDefault="004313D1" w:rsidP="00C679DE">
      <w:r w:rsidRPr="004313D1">
        <w:rPr>
          <w:noProof/>
        </w:rPr>
        <w:drawing>
          <wp:inline distT="0" distB="0" distL="0" distR="0" wp14:anchorId="02BF7836" wp14:editId="78A638D1">
            <wp:extent cx="4628443" cy="1989455"/>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9530"/>
                    <a:stretch/>
                  </pic:blipFill>
                  <pic:spPr bwMode="auto">
                    <a:xfrm>
                      <a:off x="0" y="0"/>
                      <a:ext cx="4654782" cy="2000777"/>
                    </a:xfrm>
                    <a:prstGeom prst="rect">
                      <a:avLst/>
                    </a:prstGeom>
                    <a:ln>
                      <a:noFill/>
                    </a:ln>
                    <a:extLst>
                      <a:ext uri="{53640926-AAD7-44D8-BBD7-CCE9431645EC}">
                        <a14:shadowObscured xmlns:a14="http://schemas.microsoft.com/office/drawing/2010/main"/>
                      </a:ext>
                    </a:extLst>
                  </pic:spPr>
                </pic:pic>
              </a:graphicData>
            </a:graphic>
          </wp:inline>
        </w:drawing>
      </w:r>
    </w:p>
    <w:p w14:paraId="06C5345A" w14:textId="3776CEB1" w:rsidR="004313D1" w:rsidRDefault="004313D1" w:rsidP="00C679DE">
      <w:pPr>
        <w:rPr>
          <w:rStyle w:val="SubtleReference"/>
        </w:rPr>
      </w:pPr>
      <w:r w:rsidRPr="004313D1">
        <w:rPr>
          <w:rStyle w:val="SubtleReference"/>
        </w:rPr>
        <w:t>Figure 015 – Add another checkpoint at the end of the moving platform.</w:t>
      </w:r>
    </w:p>
    <w:p w14:paraId="5271F338" w14:textId="1865925C" w:rsidR="00B655E5" w:rsidRPr="00B655E5" w:rsidRDefault="00117A05" w:rsidP="00B655E5">
      <w:pPr>
        <w:pStyle w:val="IntenseQuote"/>
        <w:ind w:left="0" w:right="4"/>
        <w:rPr>
          <w:bCs/>
          <w:sz w:val="22"/>
        </w:rPr>
      </w:pPr>
      <w:r w:rsidRPr="0054424E">
        <w:rPr>
          <w:rFonts w:ascii="Segoe UI Emoji" w:hAnsi="Segoe UI Emoji" w:cs="Segoe UI Emoji"/>
          <w:i w:val="0"/>
          <w:iCs w:val="0"/>
          <w:sz w:val="28"/>
          <w:szCs w:val="28"/>
        </w:rPr>
        <w:t>🤝</w:t>
      </w:r>
      <w:r w:rsidRPr="0054424E">
        <w:rPr>
          <w:rFonts w:ascii="Segoe UI Emoji" w:hAnsi="Segoe UI Emoji" w:cs="Segoe UI Emoji"/>
          <w:i w:val="0"/>
          <w:iCs w:val="0"/>
        </w:rPr>
        <w:t xml:space="preserve"> </w:t>
      </w:r>
      <w:r w:rsidRPr="70C92115">
        <w:rPr>
          <w:rFonts w:asciiTheme="majorHAnsi" w:hAnsiTheme="majorHAnsi" w:cstheme="majorBidi"/>
          <w:i w:val="0"/>
          <w:sz w:val="26"/>
          <w:szCs w:val="26"/>
        </w:rPr>
        <w:t>PRO TIP FOR THE WIN</w:t>
      </w:r>
      <w:r>
        <w:br/>
      </w:r>
      <w:r>
        <w:br/>
      </w:r>
      <w:r w:rsidR="00975F32">
        <w:rPr>
          <w:b/>
          <w:sz w:val="22"/>
        </w:rPr>
        <w:t xml:space="preserve">Naming conventions in Unreal: </w:t>
      </w:r>
      <w:r w:rsidR="00975F32">
        <w:rPr>
          <w:bCs/>
          <w:sz w:val="22"/>
        </w:rPr>
        <w:t>You may have noticed th</w:t>
      </w:r>
      <w:r w:rsidR="00EF3A6F">
        <w:rPr>
          <w:bCs/>
          <w:sz w:val="22"/>
        </w:rPr>
        <w:t xml:space="preserve">at there are specific conventions used when naming assets in </w:t>
      </w:r>
      <w:r w:rsidR="00002272">
        <w:rPr>
          <w:bCs/>
          <w:sz w:val="22"/>
        </w:rPr>
        <w:t xml:space="preserve">Unreal. In this </w:t>
      </w:r>
      <w:r w:rsidR="005029C5">
        <w:rPr>
          <w:bCs/>
          <w:sz w:val="22"/>
        </w:rPr>
        <w:t>project we’ve seen:</w:t>
      </w:r>
      <w:r w:rsidR="00EF3A6F">
        <w:rPr>
          <w:bCs/>
          <w:sz w:val="22"/>
        </w:rPr>
        <w:br/>
      </w:r>
      <w:r w:rsidR="00EF3A6F">
        <w:rPr>
          <w:bCs/>
          <w:sz w:val="22"/>
        </w:rPr>
        <w:br/>
        <w:t>Static Mesh Asset</w:t>
      </w:r>
      <w:r w:rsidR="005029C5">
        <w:rPr>
          <w:bCs/>
          <w:sz w:val="22"/>
        </w:rPr>
        <w:t>s</w:t>
      </w:r>
      <w:r w:rsidR="00EF3A6F">
        <w:rPr>
          <w:bCs/>
          <w:sz w:val="22"/>
        </w:rPr>
        <w:t xml:space="preserve"> Start With: SM_</w:t>
      </w:r>
      <w:r w:rsidR="00EF3A6F">
        <w:rPr>
          <w:bCs/>
          <w:sz w:val="22"/>
        </w:rPr>
        <w:br/>
        <w:t>Blueprint Assets Start With: BP_</w:t>
      </w:r>
      <w:r w:rsidR="00B655E5">
        <w:rPr>
          <w:bCs/>
          <w:sz w:val="22"/>
        </w:rPr>
        <w:br/>
        <w:t>Sequence Animations Start With: S_</w:t>
      </w:r>
      <w:r w:rsidR="00CA0ABB">
        <w:rPr>
          <w:bCs/>
          <w:sz w:val="22"/>
        </w:rPr>
        <w:br/>
      </w:r>
      <w:r w:rsidR="00CA0ABB">
        <w:rPr>
          <w:bCs/>
          <w:sz w:val="22"/>
        </w:rPr>
        <w:br/>
        <w:t xml:space="preserve">Different studios use different naming conventions. </w:t>
      </w:r>
      <w:r w:rsidR="004E2F19">
        <w:rPr>
          <w:bCs/>
          <w:sz w:val="22"/>
        </w:rPr>
        <w:t xml:space="preserve">A popular </w:t>
      </w:r>
      <w:r w:rsidR="00820517">
        <w:rPr>
          <w:bCs/>
          <w:sz w:val="22"/>
        </w:rPr>
        <w:t>open-source</w:t>
      </w:r>
      <w:r w:rsidR="004E2F19">
        <w:rPr>
          <w:bCs/>
          <w:sz w:val="22"/>
        </w:rPr>
        <w:t xml:space="preserve"> conven</w:t>
      </w:r>
      <w:r w:rsidR="00CD444A">
        <w:rPr>
          <w:bCs/>
          <w:sz w:val="22"/>
        </w:rPr>
        <w:t xml:space="preserve">tion and </w:t>
      </w:r>
      <w:r w:rsidR="004E2F19">
        <w:rPr>
          <w:bCs/>
          <w:sz w:val="22"/>
        </w:rPr>
        <w:t>style guide can be seen here</w:t>
      </w:r>
      <w:r w:rsidR="004E2F19" w:rsidRPr="00391D55">
        <w:rPr>
          <w:bCs/>
          <w:sz w:val="22"/>
        </w:rPr>
        <w:t xml:space="preserve">: </w:t>
      </w:r>
      <w:hyperlink r:id="rId27" w:history="1">
        <w:r w:rsidR="00391D55" w:rsidRPr="00391D55">
          <w:rPr>
            <w:rStyle w:val="Hyperlink"/>
            <w:sz w:val="22"/>
          </w:rPr>
          <w:t>http://ue5.style/</w:t>
        </w:r>
      </w:hyperlink>
      <w:r w:rsidR="004E2F19">
        <w:rPr>
          <w:bCs/>
          <w:sz w:val="22"/>
        </w:rPr>
        <w:t xml:space="preserve"> (Note that </w:t>
      </w:r>
      <w:r w:rsidR="00B0060F">
        <w:rPr>
          <w:bCs/>
          <w:sz w:val="22"/>
        </w:rPr>
        <w:t>our conventions differ from this guide</w:t>
      </w:r>
      <w:r w:rsidR="00002272">
        <w:rPr>
          <w:bCs/>
          <w:sz w:val="22"/>
        </w:rPr>
        <w:t xml:space="preserve"> for static mesh and sequence animations</w:t>
      </w:r>
      <w:r w:rsidR="00CD444A">
        <w:rPr>
          <w:bCs/>
          <w:sz w:val="22"/>
        </w:rPr>
        <w:t>!</w:t>
      </w:r>
      <w:r w:rsidR="00002272">
        <w:rPr>
          <w:bCs/>
          <w:sz w:val="22"/>
        </w:rPr>
        <w:t>)</w:t>
      </w:r>
    </w:p>
    <w:p w14:paraId="035BA179" w14:textId="588AB74D" w:rsidR="004313D1" w:rsidRDefault="008849E3" w:rsidP="008849E3">
      <w:pPr>
        <w:pStyle w:val="Heading1"/>
      </w:pPr>
      <w:r>
        <w:t xml:space="preserve">Coding in Unreal Engine with Blueprints Visual </w:t>
      </w:r>
      <w:r w:rsidR="00616978">
        <w:t>Scripting</w:t>
      </w:r>
    </w:p>
    <w:p w14:paraId="288A557E" w14:textId="77777777" w:rsidR="00FD11D9" w:rsidRDefault="00876BE7" w:rsidP="00876BE7">
      <w:r>
        <w:t xml:space="preserve">Unreal Engine is an incredibly powerful platform used to build games, movies, digital product presentations, virtual reality environments, and more. Despite having such extensive technical features, it is possible to create content without writing code. This is made possible by a drag and drop visual editing process known as Blueprints. We’ll </w:t>
      </w:r>
      <w:r w:rsidR="00FD11D9">
        <w:t>dive into</w:t>
      </w:r>
      <w:r>
        <w:t xml:space="preserve"> a </w:t>
      </w:r>
      <w:r w:rsidR="00FD11D9">
        <w:t xml:space="preserve">pre-built </w:t>
      </w:r>
      <w:r>
        <w:t>Blueprint in this activity, and future activities will explore modifying them for our project.</w:t>
      </w:r>
      <w:r w:rsidR="00FD11D9">
        <w:t xml:space="preserve"> </w:t>
      </w:r>
    </w:p>
    <w:p w14:paraId="6248EDE8" w14:textId="31F6E6AE" w:rsidR="00BE6179" w:rsidRDefault="00876BE7" w:rsidP="00876BE7">
      <w:r>
        <w:lastRenderedPageBreak/>
        <w:t xml:space="preserve">Let’s take a minute to look under the hood of what is happening inside the </w:t>
      </w:r>
      <w:r w:rsidRPr="00FD11D9">
        <w:rPr>
          <w:b/>
          <w:bCs/>
        </w:rPr>
        <w:t>BP_checkpoint</w:t>
      </w:r>
      <w:r>
        <w:t xml:space="preserve"> actor. In the </w:t>
      </w:r>
      <w:r w:rsidRPr="00FD11D9">
        <w:rPr>
          <w:b/>
          <w:bCs/>
        </w:rPr>
        <w:t>Content Browser</w:t>
      </w:r>
      <w:r>
        <w:t xml:space="preserve">, double click </w:t>
      </w:r>
      <w:r w:rsidR="00FD11D9">
        <w:t>the checkpoint actor</w:t>
      </w:r>
      <w:r>
        <w:t xml:space="preserve"> to open the Blueprint Editor. Here you can see it has been broken up into 5 different chunks of code</w:t>
      </w:r>
      <w:r w:rsidR="00A5292B">
        <w:t xml:space="preserve"> (Figure 016)</w:t>
      </w:r>
      <w:r>
        <w:t>.</w:t>
      </w:r>
    </w:p>
    <w:p w14:paraId="67FC731B" w14:textId="036CE1E4" w:rsidR="00A5292B" w:rsidRDefault="00A5292B" w:rsidP="00876BE7">
      <w:ins w:id="0" w:author="Andrew Roncin" w:date="2021-05-05T20:54:00Z">
        <w:r>
          <w:rPr>
            <w:noProof/>
          </w:rPr>
          <w:drawing>
            <wp:inline distT="0" distB="0" distL="0" distR="0" wp14:anchorId="17944A48" wp14:editId="2D2A974B">
              <wp:extent cx="5943600" cy="21209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pic:nvPicPr>
                    <pic:blipFill>
                      <a:blip r:embed="rId28">
                        <a:extLst>
                          <a:ext uri="{28A0092B-C50C-407E-A947-70E740481C1C}">
                            <a14:useLocalDpi xmlns:a14="http://schemas.microsoft.com/office/drawing/2010/main" val="0"/>
                          </a:ext>
                        </a:extLst>
                      </a:blip>
                      <a:stretch>
                        <a:fillRect/>
                      </a:stretch>
                    </pic:blipFill>
                    <pic:spPr>
                      <a:xfrm>
                        <a:off x="0" y="0"/>
                        <a:ext cx="5943600" cy="2120900"/>
                      </a:xfrm>
                      <a:prstGeom prst="rect">
                        <a:avLst/>
                      </a:prstGeom>
                    </pic:spPr>
                  </pic:pic>
                </a:graphicData>
              </a:graphic>
            </wp:inline>
          </w:drawing>
        </w:r>
      </w:ins>
    </w:p>
    <w:p w14:paraId="3A39C5DA" w14:textId="7D286F7F" w:rsidR="00A5292B" w:rsidRPr="004D62AF" w:rsidRDefault="00A5292B" w:rsidP="00876BE7">
      <w:pPr>
        <w:rPr>
          <w:smallCaps/>
          <w:color w:val="5A5A5A" w:themeColor="text1" w:themeTint="A5"/>
        </w:rPr>
      </w:pPr>
      <w:r w:rsidRPr="004313D1">
        <w:rPr>
          <w:rStyle w:val="SubtleReference"/>
        </w:rPr>
        <w:t>Figure 01</w:t>
      </w:r>
      <w:r>
        <w:rPr>
          <w:rStyle w:val="SubtleReference"/>
        </w:rPr>
        <w:t>6</w:t>
      </w:r>
      <w:r w:rsidRPr="004313D1">
        <w:rPr>
          <w:rStyle w:val="SubtleReference"/>
        </w:rPr>
        <w:t xml:space="preserve"> – </w:t>
      </w:r>
      <w:r w:rsidR="00E82565">
        <w:rPr>
          <w:rStyle w:val="SubtleReference"/>
        </w:rPr>
        <w:t>A Zoomed Out View of the Checkpoint Code. (Excuse the</w:t>
      </w:r>
      <w:r w:rsidR="003E2B35">
        <w:rPr>
          <w:rStyle w:val="SubtleReference"/>
        </w:rPr>
        <w:t xml:space="preserve"> unreadable comments.)</w:t>
      </w:r>
    </w:p>
    <w:p w14:paraId="743CA62B" w14:textId="52A1AEA0" w:rsidR="00876BE7" w:rsidRPr="00876BE7" w:rsidRDefault="00876BE7" w:rsidP="00876BE7">
      <w:r>
        <w:t>By looking at each section closely we can get an understanding of what this blueprint is doing. In simple terms, this blueprint spawns the character at its location after the character dies. But that only scratches the surface.</w:t>
      </w:r>
    </w:p>
    <w:p w14:paraId="79E1DCA9" w14:textId="77777777" w:rsidR="00931CA5" w:rsidRPr="003369DB" w:rsidRDefault="00931CA5" w:rsidP="00876BE7">
      <w:pPr>
        <w:rPr>
          <w:rFonts w:cstheme="minorHAnsi"/>
          <w:b/>
          <w:bCs/>
          <w:szCs w:val="24"/>
        </w:rPr>
      </w:pPr>
      <w:r w:rsidRPr="003369DB">
        <w:rPr>
          <w:rFonts w:cstheme="minorHAnsi"/>
          <w:b/>
          <w:bCs/>
          <w:szCs w:val="24"/>
        </w:rPr>
        <w:t xml:space="preserve">Section 1: </w:t>
      </w:r>
    </w:p>
    <w:p w14:paraId="65402D13" w14:textId="4E6C694F" w:rsidR="00BE6179" w:rsidRPr="00CD444A" w:rsidRDefault="00931CA5" w:rsidP="00931CA5">
      <w:pPr>
        <w:pStyle w:val="ListParagraph"/>
        <w:numPr>
          <w:ilvl w:val="0"/>
          <w:numId w:val="15"/>
        </w:numPr>
        <w:rPr>
          <w:rFonts w:cstheme="minorHAnsi"/>
          <w:szCs w:val="24"/>
        </w:rPr>
      </w:pPr>
      <w:r w:rsidRPr="00224DD9">
        <w:rPr>
          <w:rFonts w:cstheme="minorHAnsi"/>
          <w:szCs w:val="24"/>
        </w:rPr>
        <w:t xml:space="preserve">When the player crosses the collision sphere, the blueprint activates the </w:t>
      </w:r>
      <w:r w:rsidRPr="00CF1BC8">
        <w:rPr>
          <w:rFonts w:cstheme="minorHAnsi"/>
          <w:b/>
          <w:bCs/>
          <w:szCs w:val="24"/>
        </w:rPr>
        <w:t>EventBeginOverlap</w:t>
      </w:r>
      <w:r w:rsidRPr="00224DD9">
        <w:rPr>
          <w:rFonts w:cstheme="minorHAnsi"/>
          <w:szCs w:val="24"/>
        </w:rPr>
        <w:t xml:space="preserve"> node which starts the chain of events.</w:t>
      </w:r>
      <w:r w:rsidR="003369DB">
        <w:rPr>
          <w:rFonts w:cstheme="minorHAnsi"/>
          <w:szCs w:val="24"/>
        </w:rPr>
        <w:t xml:space="preserve"> Visit the “Viewport” tab to see the checkpoints </w:t>
      </w:r>
      <w:r w:rsidR="003369DB" w:rsidRPr="003369DB">
        <w:rPr>
          <w:rFonts w:cstheme="minorHAnsi"/>
          <w:b/>
          <w:bCs/>
          <w:szCs w:val="24"/>
        </w:rPr>
        <w:t>Sphere_coll</w:t>
      </w:r>
      <w:r w:rsidR="003369DB">
        <w:rPr>
          <w:rFonts w:cstheme="minorHAnsi"/>
          <w:szCs w:val="24"/>
        </w:rPr>
        <w:t xml:space="preserve"> collision component.</w:t>
      </w:r>
    </w:p>
    <w:p w14:paraId="16D10881" w14:textId="22DBCC7A" w:rsidR="00931CA5" w:rsidRPr="003369DB" w:rsidRDefault="00931CA5" w:rsidP="00931CA5">
      <w:pPr>
        <w:rPr>
          <w:rFonts w:cstheme="minorHAnsi"/>
          <w:b/>
          <w:bCs/>
          <w:szCs w:val="24"/>
        </w:rPr>
      </w:pPr>
      <w:r w:rsidRPr="003369DB">
        <w:rPr>
          <w:rFonts w:cstheme="minorHAnsi"/>
          <w:b/>
          <w:bCs/>
          <w:szCs w:val="24"/>
        </w:rPr>
        <w:t>Section 2:</w:t>
      </w:r>
    </w:p>
    <w:p w14:paraId="3F2236BB" w14:textId="77777777" w:rsidR="003C6E88" w:rsidRDefault="00931CA5" w:rsidP="00931CA5">
      <w:pPr>
        <w:pStyle w:val="ListParagraph"/>
        <w:numPr>
          <w:ilvl w:val="0"/>
          <w:numId w:val="15"/>
        </w:numPr>
        <w:rPr>
          <w:rFonts w:cstheme="minorHAnsi"/>
          <w:szCs w:val="24"/>
        </w:rPr>
      </w:pPr>
      <w:r w:rsidRPr="00224DD9">
        <w:rPr>
          <w:rFonts w:cstheme="minorHAnsi"/>
          <w:szCs w:val="24"/>
        </w:rPr>
        <w:t xml:space="preserve">Next, the code checks to see if this checkpoint has been activated before. </w:t>
      </w:r>
    </w:p>
    <w:p w14:paraId="6B84915A" w14:textId="0EB3668C" w:rsidR="00931CA5" w:rsidRPr="00224DD9" w:rsidRDefault="00931CA5" w:rsidP="003C6E88">
      <w:pPr>
        <w:pStyle w:val="ListParagraph"/>
        <w:numPr>
          <w:ilvl w:val="1"/>
          <w:numId w:val="15"/>
        </w:numPr>
        <w:rPr>
          <w:rFonts w:cstheme="minorHAnsi"/>
          <w:szCs w:val="24"/>
        </w:rPr>
      </w:pPr>
      <w:r w:rsidRPr="00CF1BC8">
        <w:rPr>
          <w:rFonts w:cstheme="minorHAnsi"/>
          <w:b/>
          <w:bCs/>
          <w:szCs w:val="24"/>
        </w:rPr>
        <w:t>IF</w:t>
      </w:r>
      <w:r w:rsidRPr="00224DD9">
        <w:rPr>
          <w:rFonts w:cstheme="minorHAnsi"/>
          <w:szCs w:val="24"/>
        </w:rPr>
        <w:t xml:space="preserve"> it has</w:t>
      </w:r>
      <w:r w:rsidR="003C6E88">
        <w:rPr>
          <w:rFonts w:cstheme="minorHAnsi"/>
          <w:szCs w:val="24"/>
        </w:rPr>
        <w:t xml:space="preserve"> (true)</w:t>
      </w:r>
      <w:r w:rsidRPr="00224DD9">
        <w:rPr>
          <w:rFonts w:cstheme="minorHAnsi"/>
          <w:szCs w:val="24"/>
        </w:rPr>
        <w:t>, the code stops and nothing else happens.</w:t>
      </w:r>
    </w:p>
    <w:p w14:paraId="0B929518" w14:textId="77777777" w:rsidR="003C6E88" w:rsidRDefault="00931CA5" w:rsidP="003C6E88">
      <w:pPr>
        <w:pStyle w:val="ListParagraph"/>
        <w:numPr>
          <w:ilvl w:val="1"/>
          <w:numId w:val="15"/>
        </w:numPr>
        <w:rPr>
          <w:rFonts w:cstheme="minorHAnsi"/>
          <w:szCs w:val="24"/>
        </w:rPr>
      </w:pPr>
      <w:r w:rsidRPr="00CF1BC8">
        <w:rPr>
          <w:rFonts w:cstheme="minorHAnsi"/>
          <w:b/>
          <w:bCs/>
          <w:szCs w:val="24"/>
        </w:rPr>
        <w:t>IF</w:t>
      </w:r>
      <w:r w:rsidRPr="00224DD9">
        <w:rPr>
          <w:rFonts w:cstheme="minorHAnsi"/>
          <w:szCs w:val="24"/>
        </w:rPr>
        <w:t xml:space="preserve"> not, then it sets a variable to </w:t>
      </w:r>
      <w:r w:rsidRPr="00CF1BC8">
        <w:rPr>
          <w:rFonts w:cstheme="minorHAnsi"/>
          <w:b/>
          <w:bCs/>
          <w:szCs w:val="24"/>
        </w:rPr>
        <w:t>True</w:t>
      </w:r>
      <w:r w:rsidRPr="00224DD9">
        <w:rPr>
          <w:rFonts w:cstheme="minorHAnsi"/>
          <w:szCs w:val="24"/>
        </w:rPr>
        <w:t xml:space="preserve">. </w:t>
      </w:r>
    </w:p>
    <w:p w14:paraId="4EF13D04" w14:textId="79B56150" w:rsidR="00931CA5" w:rsidRPr="00224DD9" w:rsidRDefault="003C6E88" w:rsidP="003C6E88">
      <w:pPr>
        <w:pStyle w:val="ListParagraph"/>
        <w:numPr>
          <w:ilvl w:val="1"/>
          <w:numId w:val="15"/>
        </w:numPr>
        <w:rPr>
          <w:rFonts w:cstheme="minorHAnsi"/>
          <w:szCs w:val="24"/>
        </w:rPr>
      </w:pPr>
      <w:r>
        <w:rPr>
          <w:rFonts w:cstheme="minorHAnsi"/>
          <w:szCs w:val="24"/>
        </w:rPr>
        <w:t>A</w:t>
      </w:r>
      <w:r w:rsidR="00534316">
        <w:rPr>
          <w:rFonts w:cstheme="minorHAnsi"/>
          <w:szCs w:val="24"/>
        </w:rPr>
        <w:t xml:space="preserve"> True/False</w:t>
      </w:r>
      <w:r w:rsidR="00931CA5" w:rsidRPr="00224DD9">
        <w:rPr>
          <w:rFonts w:cstheme="minorHAnsi"/>
          <w:szCs w:val="24"/>
        </w:rPr>
        <w:t xml:space="preserve"> variable is called a Boolean, </w:t>
      </w:r>
      <w:r w:rsidR="00931CA5" w:rsidRPr="00CF1BC8">
        <w:rPr>
          <w:rFonts w:cstheme="minorHAnsi"/>
          <w:b/>
          <w:bCs/>
          <w:szCs w:val="24"/>
        </w:rPr>
        <w:t>Bool</w:t>
      </w:r>
      <w:r w:rsidR="00931CA5" w:rsidRPr="00224DD9">
        <w:rPr>
          <w:rFonts w:cstheme="minorHAnsi"/>
          <w:szCs w:val="24"/>
        </w:rPr>
        <w:t xml:space="preserve"> for short.</w:t>
      </w:r>
    </w:p>
    <w:p w14:paraId="01BFDC01" w14:textId="1F87358D" w:rsidR="00C4063F" w:rsidRPr="003369DB" w:rsidRDefault="00931CA5" w:rsidP="00931CA5">
      <w:pPr>
        <w:rPr>
          <w:rFonts w:cstheme="minorHAnsi"/>
          <w:b/>
          <w:bCs/>
          <w:szCs w:val="24"/>
        </w:rPr>
      </w:pPr>
      <w:r w:rsidRPr="003369DB">
        <w:rPr>
          <w:rFonts w:cstheme="minorHAnsi"/>
          <w:b/>
          <w:bCs/>
          <w:szCs w:val="24"/>
        </w:rPr>
        <w:t>Section 3:</w:t>
      </w:r>
    </w:p>
    <w:p w14:paraId="54332A53" w14:textId="1659A6F8" w:rsidR="00044635" w:rsidRDefault="00044635" w:rsidP="00BE6CBD">
      <w:pPr>
        <w:pStyle w:val="ListParagraph"/>
        <w:numPr>
          <w:ilvl w:val="0"/>
          <w:numId w:val="15"/>
        </w:numPr>
        <w:rPr>
          <w:rFonts w:cstheme="minorHAnsi"/>
          <w:szCs w:val="24"/>
        </w:rPr>
      </w:pPr>
      <w:r w:rsidRPr="00224DD9">
        <w:rPr>
          <w:rFonts w:cstheme="minorHAnsi"/>
          <w:szCs w:val="24"/>
        </w:rPr>
        <w:t>At this stage the code changes the color of the material on the cylinder to blue.</w:t>
      </w:r>
      <w:r w:rsidR="00BE6CBD">
        <w:rPr>
          <w:rFonts w:cstheme="minorHAnsi"/>
          <w:szCs w:val="24"/>
        </w:rPr>
        <w:t xml:space="preserve"> </w:t>
      </w:r>
      <w:r w:rsidRPr="00BE6CBD">
        <w:rPr>
          <w:rFonts w:cstheme="minorHAnsi"/>
          <w:szCs w:val="24"/>
        </w:rPr>
        <w:t>This is so the player knows they have already walked over this checkpoint. This is known as a “quality of life” feature, making it easier for players to understand what has happened in their game at a glance.</w:t>
      </w:r>
    </w:p>
    <w:p w14:paraId="31B3DBFB" w14:textId="77777777" w:rsidR="0050027A" w:rsidRDefault="00BE6CBD" w:rsidP="0050027A">
      <w:pPr>
        <w:pStyle w:val="ListParagraph"/>
        <w:numPr>
          <w:ilvl w:val="0"/>
          <w:numId w:val="15"/>
        </w:numPr>
        <w:rPr>
          <w:rFonts w:cstheme="minorHAnsi"/>
          <w:szCs w:val="24"/>
        </w:rPr>
      </w:pPr>
      <w:r>
        <w:rPr>
          <w:rFonts w:cstheme="minorHAnsi"/>
          <w:szCs w:val="24"/>
        </w:rPr>
        <w:t xml:space="preserve">The </w:t>
      </w:r>
      <w:r>
        <w:rPr>
          <w:rFonts w:cstheme="minorHAnsi"/>
          <w:b/>
          <w:bCs/>
          <w:szCs w:val="24"/>
        </w:rPr>
        <w:t>Dynamic MI Ref</w:t>
      </w:r>
      <w:r>
        <w:rPr>
          <w:rFonts w:cstheme="minorHAnsi"/>
          <w:szCs w:val="24"/>
        </w:rPr>
        <w:t xml:space="preserve"> </w:t>
      </w:r>
      <w:r w:rsidR="0050027A">
        <w:rPr>
          <w:rFonts w:cstheme="minorHAnsi"/>
          <w:szCs w:val="24"/>
        </w:rPr>
        <w:t>is a reference to the material being used by the cylinder.</w:t>
      </w:r>
    </w:p>
    <w:p w14:paraId="086732C4" w14:textId="11B2E26E" w:rsidR="00BE6CBD" w:rsidRDefault="0050027A" w:rsidP="007C7183">
      <w:pPr>
        <w:pStyle w:val="ListParagraph"/>
        <w:numPr>
          <w:ilvl w:val="0"/>
          <w:numId w:val="15"/>
        </w:numPr>
        <w:rPr>
          <w:rFonts w:cstheme="minorHAnsi"/>
          <w:szCs w:val="24"/>
        </w:rPr>
      </w:pPr>
      <w:r>
        <w:rPr>
          <w:rFonts w:cstheme="minorHAnsi"/>
          <w:szCs w:val="24"/>
        </w:rPr>
        <w:t>When this node is reached, the “Color” parameter is assigned the value blue.</w:t>
      </w:r>
    </w:p>
    <w:p w14:paraId="16A54E29" w14:textId="77777777" w:rsidR="007C7183" w:rsidRPr="007C7183" w:rsidRDefault="007C7183" w:rsidP="007C7183">
      <w:pPr>
        <w:ind w:left="360"/>
        <w:rPr>
          <w:rFonts w:cstheme="minorHAnsi"/>
          <w:szCs w:val="24"/>
        </w:rPr>
      </w:pPr>
    </w:p>
    <w:p w14:paraId="295C9E3B" w14:textId="62D1555E" w:rsidR="00044635" w:rsidRPr="003369DB" w:rsidRDefault="00044635" w:rsidP="00044635">
      <w:pPr>
        <w:rPr>
          <w:rFonts w:cstheme="minorHAnsi"/>
          <w:b/>
          <w:bCs/>
          <w:szCs w:val="24"/>
        </w:rPr>
      </w:pPr>
      <w:r w:rsidRPr="003369DB">
        <w:rPr>
          <w:rFonts w:cstheme="minorHAnsi"/>
          <w:b/>
          <w:bCs/>
          <w:szCs w:val="24"/>
        </w:rPr>
        <w:lastRenderedPageBreak/>
        <w:t>Section 4:</w:t>
      </w:r>
    </w:p>
    <w:p w14:paraId="69F74087" w14:textId="696303EA" w:rsidR="00F14FB5" w:rsidRPr="00224DD9" w:rsidRDefault="00F14FB5" w:rsidP="00F14FB5">
      <w:pPr>
        <w:pStyle w:val="ListParagraph"/>
        <w:numPr>
          <w:ilvl w:val="0"/>
          <w:numId w:val="17"/>
        </w:numPr>
        <w:rPr>
          <w:rFonts w:cstheme="minorHAnsi"/>
          <w:szCs w:val="24"/>
        </w:rPr>
      </w:pPr>
      <w:r w:rsidRPr="00224DD9">
        <w:rPr>
          <w:rFonts w:cstheme="minorHAnsi"/>
          <w:szCs w:val="24"/>
        </w:rPr>
        <w:t xml:space="preserve">This section is making </w:t>
      </w:r>
      <w:r w:rsidR="008420E8">
        <w:rPr>
          <w:rFonts w:cstheme="minorHAnsi"/>
          <w:szCs w:val="24"/>
        </w:rPr>
        <w:t>“</w:t>
      </w:r>
      <w:r w:rsidRPr="00224DD9">
        <w:rPr>
          <w:rFonts w:cstheme="minorHAnsi"/>
          <w:szCs w:val="24"/>
        </w:rPr>
        <w:t>a call</w:t>
      </w:r>
      <w:r w:rsidR="008420E8">
        <w:rPr>
          <w:rFonts w:cstheme="minorHAnsi"/>
          <w:szCs w:val="24"/>
        </w:rPr>
        <w:t>”</w:t>
      </w:r>
      <w:r w:rsidRPr="00224DD9">
        <w:rPr>
          <w:rFonts w:cstheme="minorHAnsi"/>
          <w:szCs w:val="24"/>
        </w:rPr>
        <w:t xml:space="preserve"> to the game</w:t>
      </w:r>
      <w:r w:rsidR="008A11BF">
        <w:rPr>
          <w:rFonts w:cstheme="minorHAnsi"/>
          <w:szCs w:val="24"/>
        </w:rPr>
        <w:t xml:space="preserve"> </w:t>
      </w:r>
      <w:r w:rsidR="00B80E71">
        <w:rPr>
          <w:rFonts w:cstheme="minorHAnsi"/>
          <w:szCs w:val="24"/>
        </w:rPr>
        <w:t>mode</w:t>
      </w:r>
      <w:r w:rsidR="00AD2A55">
        <w:rPr>
          <w:rFonts w:cstheme="minorHAnsi"/>
          <w:szCs w:val="24"/>
        </w:rPr>
        <w:t xml:space="preserve">, which is where </w:t>
      </w:r>
      <w:r w:rsidR="00BB616F">
        <w:rPr>
          <w:rFonts w:cstheme="minorHAnsi"/>
          <w:szCs w:val="24"/>
        </w:rPr>
        <w:t>the overarching logic and rules for a game are defined</w:t>
      </w:r>
      <w:r w:rsidRPr="00224DD9">
        <w:rPr>
          <w:rFonts w:cstheme="minorHAnsi"/>
          <w:szCs w:val="24"/>
        </w:rPr>
        <w:t>.</w:t>
      </w:r>
    </w:p>
    <w:p w14:paraId="16BD0E8E" w14:textId="77777777" w:rsidR="00F14FB5" w:rsidRPr="00224DD9" w:rsidRDefault="00F14FB5" w:rsidP="00F14FB5">
      <w:pPr>
        <w:pStyle w:val="ListParagraph"/>
        <w:numPr>
          <w:ilvl w:val="0"/>
          <w:numId w:val="17"/>
        </w:numPr>
        <w:rPr>
          <w:rFonts w:cstheme="minorHAnsi"/>
          <w:szCs w:val="24"/>
        </w:rPr>
      </w:pPr>
      <w:r w:rsidRPr="00224DD9">
        <w:rPr>
          <w:rFonts w:cstheme="minorHAnsi"/>
          <w:szCs w:val="24"/>
        </w:rPr>
        <w:t>Think of it like this:</w:t>
      </w:r>
    </w:p>
    <w:p w14:paraId="602B979E" w14:textId="3D7A42C2" w:rsidR="00F14FB5" w:rsidRPr="00F96ED8" w:rsidRDefault="00F14FB5" w:rsidP="00F96ED8">
      <w:pPr>
        <w:pStyle w:val="ListParagraph"/>
        <w:numPr>
          <w:ilvl w:val="1"/>
          <w:numId w:val="17"/>
        </w:numPr>
        <w:rPr>
          <w:rFonts w:cstheme="minorHAnsi"/>
          <w:szCs w:val="24"/>
        </w:rPr>
      </w:pPr>
      <w:r w:rsidRPr="00224DD9">
        <w:rPr>
          <w:rFonts w:cstheme="minorHAnsi"/>
          <w:szCs w:val="24"/>
        </w:rPr>
        <w:t>This checkpoint is an actor in your level</w:t>
      </w:r>
      <w:r w:rsidR="00F96ED8">
        <w:rPr>
          <w:rFonts w:cstheme="minorHAnsi"/>
          <w:szCs w:val="24"/>
        </w:rPr>
        <w:t xml:space="preserve">, and it </w:t>
      </w:r>
      <w:r w:rsidRPr="00F96ED8">
        <w:rPr>
          <w:rFonts w:cstheme="minorHAnsi"/>
          <w:szCs w:val="24"/>
        </w:rPr>
        <w:t xml:space="preserve">needs to tell the game </w:t>
      </w:r>
      <w:r w:rsidR="008420E8" w:rsidRPr="00F96ED8">
        <w:rPr>
          <w:rFonts w:cstheme="minorHAnsi"/>
          <w:szCs w:val="24"/>
        </w:rPr>
        <w:t xml:space="preserve">mode </w:t>
      </w:r>
      <w:r w:rsidRPr="00F96ED8">
        <w:rPr>
          <w:rFonts w:cstheme="minorHAnsi"/>
          <w:szCs w:val="24"/>
        </w:rPr>
        <w:t>that the character just walked through it.</w:t>
      </w:r>
    </w:p>
    <w:p w14:paraId="37DB7075" w14:textId="712FCC1D" w:rsidR="001B042C" w:rsidRPr="00224DD9" w:rsidRDefault="00F14FB5" w:rsidP="00F14FB5">
      <w:pPr>
        <w:pStyle w:val="ListParagraph"/>
        <w:numPr>
          <w:ilvl w:val="1"/>
          <w:numId w:val="17"/>
        </w:numPr>
        <w:rPr>
          <w:rFonts w:cstheme="minorHAnsi"/>
          <w:szCs w:val="24"/>
        </w:rPr>
      </w:pPr>
      <w:r w:rsidRPr="00224DD9">
        <w:rPr>
          <w:rFonts w:cstheme="minorHAnsi"/>
          <w:szCs w:val="24"/>
        </w:rPr>
        <w:t xml:space="preserve">To do this, it needs to make </w:t>
      </w:r>
      <w:r w:rsidR="0002035F">
        <w:rPr>
          <w:rFonts w:cstheme="minorHAnsi"/>
          <w:szCs w:val="24"/>
        </w:rPr>
        <w:t>“</w:t>
      </w:r>
      <w:r w:rsidRPr="00224DD9">
        <w:rPr>
          <w:rFonts w:cstheme="minorHAnsi"/>
          <w:szCs w:val="24"/>
        </w:rPr>
        <w:t>a call</w:t>
      </w:r>
      <w:r w:rsidR="0002035F">
        <w:rPr>
          <w:rFonts w:cstheme="minorHAnsi"/>
          <w:szCs w:val="24"/>
        </w:rPr>
        <w:t>”</w:t>
      </w:r>
      <w:r w:rsidRPr="00224DD9">
        <w:rPr>
          <w:rFonts w:cstheme="minorHAnsi"/>
          <w:szCs w:val="24"/>
        </w:rPr>
        <w:t xml:space="preserve">, </w:t>
      </w:r>
      <w:r w:rsidR="00F63D06">
        <w:rPr>
          <w:rFonts w:cstheme="minorHAnsi"/>
          <w:szCs w:val="24"/>
        </w:rPr>
        <w:t>and it make this call it must do what is called</w:t>
      </w:r>
      <w:r w:rsidRPr="00224DD9">
        <w:rPr>
          <w:rFonts w:cstheme="minorHAnsi"/>
          <w:szCs w:val="24"/>
        </w:rPr>
        <w:t xml:space="preserve"> </w:t>
      </w:r>
      <w:r w:rsidRPr="00CF1BC8">
        <w:rPr>
          <w:rFonts w:cstheme="minorHAnsi"/>
          <w:b/>
          <w:bCs/>
          <w:szCs w:val="24"/>
        </w:rPr>
        <w:t>Casting</w:t>
      </w:r>
      <w:r w:rsidRPr="00224DD9">
        <w:rPr>
          <w:rFonts w:cstheme="minorHAnsi"/>
          <w:szCs w:val="24"/>
        </w:rPr>
        <w:t xml:space="preserve"> in code language.</w:t>
      </w:r>
    </w:p>
    <w:p w14:paraId="643A70AF" w14:textId="406BA693" w:rsidR="001B042C" w:rsidRPr="00224DD9" w:rsidRDefault="00F14FB5" w:rsidP="00F14FB5">
      <w:pPr>
        <w:pStyle w:val="ListParagraph"/>
        <w:numPr>
          <w:ilvl w:val="1"/>
          <w:numId w:val="17"/>
        </w:numPr>
        <w:rPr>
          <w:rFonts w:cstheme="minorHAnsi"/>
          <w:szCs w:val="24"/>
        </w:rPr>
      </w:pPr>
      <w:r w:rsidRPr="00224DD9">
        <w:rPr>
          <w:rFonts w:cstheme="minorHAnsi"/>
          <w:szCs w:val="24"/>
        </w:rPr>
        <w:t xml:space="preserve">Casting </w:t>
      </w:r>
      <w:r w:rsidR="00F63D06">
        <w:rPr>
          <w:rFonts w:cstheme="minorHAnsi"/>
          <w:szCs w:val="24"/>
        </w:rPr>
        <w:t xml:space="preserve">allows the code to </w:t>
      </w:r>
      <w:r w:rsidR="00A92FE2">
        <w:rPr>
          <w:rFonts w:cstheme="minorHAnsi"/>
          <w:szCs w:val="24"/>
        </w:rPr>
        <w:t>communicate with</w:t>
      </w:r>
      <w:r w:rsidR="00B540E0">
        <w:rPr>
          <w:rFonts w:cstheme="minorHAnsi"/>
          <w:szCs w:val="24"/>
        </w:rPr>
        <w:t xml:space="preserve"> other </w:t>
      </w:r>
      <w:r w:rsidR="009A5D40">
        <w:rPr>
          <w:rFonts w:cstheme="minorHAnsi"/>
          <w:szCs w:val="24"/>
        </w:rPr>
        <w:t>Blueprint scriptable entities.</w:t>
      </w:r>
    </w:p>
    <w:p w14:paraId="3A84D019" w14:textId="77777777" w:rsidR="00413019" w:rsidRDefault="00F14FB5" w:rsidP="001B042C">
      <w:pPr>
        <w:pStyle w:val="ListParagraph"/>
        <w:numPr>
          <w:ilvl w:val="0"/>
          <w:numId w:val="17"/>
        </w:numPr>
        <w:rPr>
          <w:rFonts w:cstheme="minorHAnsi"/>
          <w:szCs w:val="24"/>
        </w:rPr>
      </w:pPr>
      <w:r w:rsidRPr="00224DD9">
        <w:rPr>
          <w:rFonts w:cstheme="minorHAnsi"/>
          <w:szCs w:val="24"/>
        </w:rPr>
        <w:t xml:space="preserve">So, this fourth section is telling the game </w:t>
      </w:r>
      <w:r w:rsidR="00FD3189">
        <w:rPr>
          <w:rFonts w:cstheme="minorHAnsi"/>
          <w:szCs w:val="24"/>
        </w:rPr>
        <w:t xml:space="preserve">mode </w:t>
      </w:r>
      <w:r w:rsidRPr="00224DD9">
        <w:rPr>
          <w:rFonts w:cstheme="minorHAnsi"/>
          <w:szCs w:val="24"/>
        </w:rPr>
        <w:t>that the character just walked over the checkpoint</w:t>
      </w:r>
      <w:r w:rsidR="00413019">
        <w:rPr>
          <w:rFonts w:cstheme="minorHAnsi"/>
          <w:szCs w:val="24"/>
        </w:rPr>
        <w:t>.</w:t>
      </w:r>
    </w:p>
    <w:p w14:paraId="484BC188" w14:textId="3C4630F5" w:rsidR="001B042C" w:rsidRPr="00224DD9" w:rsidRDefault="008D1130" w:rsidP="001B042C">
      <w:pPr>
        <w:pStyle w:val="ListParagraph"/>
        <w:numPr>
          <w:ilvl w:val="0"/>
          <w:numId w:val="17"/>
        </w:numPr>
        <w:rPr>
          <w:rFonts w:cstheme="minorHAnsi"/>
          <w:szCs w:val="24"/>
        </w:rPr>
      </w:pPr>
      <w:r>
        <w:rPr>
          <w:rFonts w:cstheme="minorHAnsi"/>
          <w:szCs w:val="24"/>
        </w:rPr>
        <w:t>T</w:t>
      </w:r>
      <w:r w:rsidR="00F14FB5" w:rsidRPr="00224DD9">
        <w:rPr>
          <w:rFonts w:cstheme="minorHAnsi"/>
          <w:szCs w:val="24"/>
        </w:rPr>
        <w:t xml:space="preserve">he game </w:t>
      </w:r>
      <w:r w:rsidR="00E43697">
        <w:rPr>
          <w:rFonts w:cstheme="minorHAnsi"/>
          <w:szCs w:val="24"/>
        </w:rPr>
        <w:t xml:space="preserve">mode </w:t>
      </w:r>
      <w:r w:rsidR="00F14FB5" w:rsidRPr="00224DD9">
        <w:rPr>
          <w:rFonts w:cstheme="minorHAnsi"/>
          <w:szCs w:val="24"/>
        </w:rPr>
        <w:t xml:space="preserve">is storing </w:t>
      </w:r>
      <w:r>
        <w:rPr>
          <w:rFonts w:cstheme="minorHAnsi"/>
          <w:szCs w:val="24"/>
        </w:rPr>
        <w:t xml:space="preserve">the checkpoint’s current location/rotation information (its </w:t>
      </w:r>
      <w:r w:rsidRPr="008D1130">
        <w:rPr>
          <w:rFonts w:cstheme="minorHAnsi"/>
          <w:b/>
          <w:bCs/>
          <w:szCs w:val="24"/>
        </w:rPr>
        <w:t>transform</w:t>
      </w:r>
      <w:r>
        <w:rPr>
          <w:rFonts w:cstheme="minorHAnsi"/>
          <w:szCs w:val="24"/>
        </w:rPr>
        <w:t>)</w:t>
      </w:r>
      <w:r w:rsidR="00331B12">
        <w:rPr>
          <w:rFonts w:cstheme="minorHAnsi"/>
          <w:szCs w:val="24"/>
        </w:rPr>
        <w:t xml:space="preserve"> using a </w:t>
      </w:r>
      <w:r w:rsidR="00331B12" w:rsidRPr="00331B12">
        <w:rPr>
          <w:rFonts w:cstheme="minorHAnsi"/>
          <w:b/>
          <w:bCs/>
          <w:szCs w:val="24"/>
        </w:rPr>
        <w:t>Set</w:t>
      </w:r>
      <w:r w:rsidR="00331B12">
        <w:rPr>
          <w:rFonts w:cstheme="minorHAnsi"/>
          <w:szCs w:val="24"/>
        </w:rPr>
        <w:t xml:space="preserve"> operation on the game mode’s </w:t>
      </w:r>
      <w:r w:rsidR="00331B12" w:rsidRPr="00331B12">
        <w:rPr>
          <w:rFonts w:cstheme="minorHAnsi"/>
          <w:b/>
          <w:bCs/>
          <w:szCs w:val="24"/>
        </w:rPr>
        <w:t>Spawn Location</w:t>
      </w:r>
      <w:r w:rsidR="00331B12">
        <w:rPr>
          <w:rFonts w:cstheme="minorHAnsi"/>
          <w:szCs w:val="24"/>
        </w:rPr>
        <w:t xml:space="preserve"> variable.</w:t>
      </w:r>
    </w:p>
    <w:p w14:paraId="0435A1AF" w14:textId="0C35E5A8" w:rsidR="00044635" w:rsidRPr="00224DD9" w:rsidRDefault="00F14FB5" w:rsidP="001B042C">
      <w:pPr>
        <w:pStyle w:val="ListParagraph"/>
        <w:numPr>
          <w:ilvl w:val="0"/>
          <w:numId w:val="17"/>
        </w:numPr>
        <w:rPr>
          <w:rFonts w:cstheme="minorHAnsi"/>
          <w:szCs w:val="24"/>
        </w:rPr>
      </w:pPr>
      <w:r w:rsidRPr="00224DD9">
        <w:rPr>
          <w:rFonts w:cstheme="minorHAnsi"/>
          <w:szCs w:val="24"/>
        </w:rPr>
        <w:t>The game will use that stored information to spawn the character back at this location</w:t>
      </w:r>
      <w:r w:rsidR="00E43697">
        <w:rPr>
          <w:rFonts w:cstheme="minorHAnsi"/>
          <w:szCs w:val="24"/>
        </w:rPr>
        <w:t xml:space="preserve"> </w:t>
      </w:r>
      <w:r w:rsidR="00303569">
        <w:rPr>
          <w:rFonts w:cstheme="minorHAnsi"/>
          <w:szCs w:val="24"/>
        </w:rPr>
        <w:t>when/</w:t>
      </w:r>
      <w:r w:rsidR="00E43697">
        <w:rPr>
          <w:rFonts w:cstheme="minorHAnsi"/>
          <w:szCs w:val="24"/>
        </w:rPr>
        <w:t>if the player dies.</w:t>
      </w:r>
    </w:p>
    <w:p w14:paraId="13051008" w14:textId="5F166352" w:rsidR="001B042C" w:rsidRPr="00224DD9" w:rsidRDefault="001B042C" w:rsidP="001B042C">
      <w:pPr>
        <w:rPr>
          <w:rFonts w:cstheme="minorHAnsi"/>
          <w:b/>
          <w:bCs/>
          <w:szCs w:val="24"/>
        </w:rPr>
      </w:pPr>
      <w:r w:rsidRPr="00224DD9">
        <w:rPr>
          <w:rFonts w:cstheme="minorHAnsi"/>
          <w:b/>
          <w:bCs/>
          <w:szCs w:val="24"/>
        </w:rPr>
        <w:t>Section 5:</w:t>
      </w:r>
    </w:p>
    <w:p w14:paraId="3EA9FB8D" w14:textId="5202CE25" w:rsidR="001B042C" w:rsidRPr="0063054C" w:rsidRDefault="00224DD9" w:rsidP="00224DD9">
      <w:pPr>
        <w:pStyle w:val="ListParagraph"/>
        <w:numPr>
          <w:ilvl w:val="0"/>
          <w:numId w:val="18"/>
        </w:numPr>
        <w:rPr>
          <w:rFonts w:cstheme="minorHAnsi"/>
          <w:b/>
          <w:bCs/>
          <w:szCs w:val="24"/>
        </w:rPr>
      </w:pPr>
      <w:r w:rsidRPr="00224DD9">
        <w:rPr>
          <w:rFonts w:cstheme="minorHAnsi"/>
          <w:szCs w:val="24"/>
        </w:rPr>
        <w:t>This last section plays a</w:t>
      </w:r>
      <w:r w:rsidR="00D16D28">
        <w:rPr>
          <w:rFonts w:cstheme="minorHAnsi"/>
          <w:szCs w:val="24"/>
        </w:rPr>
        <w:t xml:space="preserve"> “checkpoint activated”</w:t>
      </w:r>
      <w:r w:rsidRPr="00224DD9">
        <w:rPr>
          <w:rFonts w:cstheme="minorHAnsi"/>
          <w:szCs w:val="24"/>
        </w:rPr>
        <w:t xml:space="preserve"> sound</w:t>
      </w:r>
      <w:r w:rsidR="00D16D28">
        <w:rPr>
          <w:rFonts w:cstheme="minorHAnsi"/>
          <w:szCs w:val="24"/>
        </w:rPr>
        <w:t>.</w:t>
      </w:r>
    </w:p>
    <w:p w14:paraId="50AB367C" w14:textId="66EF9D32" w:rsidR="0063054C" w:rsidRPr="0063054C" w:rsidRDefault="0063054C" w:rsidP="0063054C">
      <w:pPr>
        <w:pStyle w:val="ListParagraph"/>
        <w:numPr>
          <w:ilvl w:val="0"/>
          <w:numId w:val="18"/>
        </w:numPr>
        <w:rPr>
          <w:rFonts w:cstheme="minorHAnsi"/>
          <w:b/>
          <w:bCs/>
          <w:szCs w:val="24"/>
        </w:rPr>
      </w:pPr>
      <w:r>
        <w:rPr>
          <w:rFonts w:cstheme="minorHAnsi"/>
          <w:szCs w:val="24"/>
        </w:rPr>
        <w:t xml:space="preserve">The sound file being played is selected from a drop-down list of all the audio files in the project.  </w:t>
      </w:r>
    </w:p>
    <w:p w14:paraId="6EBF495D" w14:textId="77777777" w:rsidR="0072377D" w:rsidRDefault="0072377D" w:rsidP="0072377D">
      <w:pPr>
        <w:pStyle w:val="Heading1"/>
      </w:pPr>
      <w:r>
        <w:t>Play Testing</w:t>
      </w:r>
    </w:p>
    <w:p w14:paraId="56A7644A" w14:textId="612056FC" w:rsidR="0072377D" w:rsidRDefault="0072377D" w:rsidP="005E56B8">
      <w:r>
        <w:t xml:space="preserve">Now that your </w:t>
      </w:r>
      <w:r w:rsidR="00685379">
        <w:t>moving platform route</w:t>
      </w:r>
      <w:r>
        <w:t xml:space="preserve"> is complete you should play test your level by getting two other people to attempt your route. Watch your play testers play the level, but don’t tell them where to go. Observe where they get frustrated or where they get lost. Use these observations to improve your </w:t>
      </w:r>
      <w:r w:rsidR="00685379">
        <w:t>platform sequences</w:t>
      </w:r>
      <w:r>
        <w:t xml:space="preserve"> to make </w:t>
      </w:r>
      <w:r w:rsidR="00685379">
        <w:t>the journey more fun.</w:t>
      </w:r>
    </w:p>
    <w:p w14:paraId="440AF5C5" w14:textId="7C28EFD1" w:rsidR="00182100" w:rsidRDefault="00182100" w:rsidP="00B754C8">
      <w:pPr>
        <w:pStyle w:val="Heading1"/>
      </w:pPr>
      <w:r>
        <w:t xml:space="preserve">Part Two Completed! </w:t>
      </w:r>
    </w:p>
    <w:p w14:paraId="49851E9C" w14:textId="3650E1E0" w:rsidR="005E56B8" w:rsidRPr="005E56B8" w:rsidRDefault="005E56B8" w:rsidP="005E56B8">
      <w:r>
        <w:t xml:space="preserve">Well done! You’ve </w:t>
      </w:r>
      <w:r w:rsidR="00242B2E">
        <w:t xml:space="preserve">added sequence animations </w:t>
      </w:r>
      <w:r w:rsidR="001A67E4">
        <w:t>to your level designed toolkit. You’ve also gotten a peek at how actors can be scripted using Blueprints visual scripting</w:t>
      </w:r>
      <w:r w:rsidR="001D15C3">
        <w:t>.</w:t>
      </w:r>
      <w:r w:rsidR="00F705D4">
        <w:t xml:space="preserve"> Don’t worry if the Blueprint coding felt confusing</w:t>
      </w:r>
      <w:r w:rsidR="00A33196">
        <w:t>,</w:t>
      </w:r>
      <w:r w:rsidR="00F705D4">
        <w:t xml:space="preserve"> </w:t>
      </w:r>
      <w:r w:rsidR="00A33196">
        <w:t>we’ll walk you through</w:t>
      </w:r>
      <w:r w:rsidR="00F17055">
        <w:t xml:space="preserve"> creating your own Blueprints scripts in later modules. </w:t>
      </w:r>
    </w:p>
    <w:p w14:paraId="3DDA876F" w14:textId="7F358A63" w:rsidR="003369DB" w:rsidRDefault="00B754C8" w:rsidP="00B754C8">
      <w:pPr>
        <w:pStyle w:val="Heading1"/>
      </w:pPr>
      <w:r>
        <w:t>What’s Next?</w:t>
      </w:r>
    </w:p>
    <w:p w14:paraId="08BFE368" w14:textId="6AE6259B" w:rsidR="001128FC" w:rsidRDefault="00B754C8" w:rsidP="00B754C8">
      <w:r>
        <w:t xml:space="preserve">In the next activity we will </w:t>
      </w:r>
      <w:r w:rsidR="00A2242C">
        <w:t xml:space="preserve">introduce </w:t>
      </w:r>
      <w:r w:rsidR="004E2E21">
        <w:t xml:space="preserve">new game elements in the form of </w:t>
      </w:r>
      <w:r w:rsidR="00A2242C">
        <w:t>collectible items</w:t>
      </w:r>
      <w:r w:rsidR="004E2E21">
        <w:t>. We’ll also</w:t>
      </w:r>
      <w:r w:rsidR="00A2242C">
        <w:t xml:space="preserve"> add challenges </w:t>
      </w:r>
      <w:r>
        <w:t xml:space="preserve">that require </w:t>
      </w:r>
      <w:r w:rsidR="00A2242C">
        <w:t xml:space="preserve">the player to unlock </w:t>
      </w:r>
      <w:r>
        <w:t xml:space="preserve">special powers. These powers will allow </w:t>
      </w:r>
      <w:r>
        <w:lastRenderedPageBreak/>
        <w:t xml:space="preserve">your players to reach new locations they couldn’t before. </w:t>
      </w:r>
      <w:r w:rsidR="00416F56">
        <w:t xml:space="preserve">Collectible </w:t>
      </w:r>
      <w:r>
        <w:t>coin</w:t>
      </w:r>
      <w:r w:rsidR="00416F56">
        <w:t>s will</w:t>
      </w:r>
      <w:r>
        <w:t xml:space="preserve"> entice the player to venture into uncharted territory.</w:t>
      </w:r>
      <w:r w:rsidR="00EE24E3">
        <w:t xml:space="preserve"> </w:t>
      </w:r>
    </w:p>
    <w:p w14:paraId="059061FC" w14:textId="58F3638C" w:rsidR="00385861" w:rsidRPr="00F359F8" w:rsidRDefault="00385861" w:rsidP="00B22174">
      <w:pPr>
        <w:pStyle w:val="IntenseQuote"/>
        <w:ind w:left="0" w:right="4"/>
        <w:rPr>
          <w:i w:val="0"/>
          <w:iCs w:val="0"/>
        </w:rPr>
      </w:pPr>
      <w:r w:rsidRPr="31585DFB">
        <w:rPr>
          <w:rFonts w:ascii="Segoe UI Emoji" w:eastAsia="Segoe UI Emoji" w:hAnsi="Segoe UI Emoji" w:cs="Segoe UI Emoji"/>
        </w:rPr>
        <w:t>🚀</w:t>
      </w:r>
      <w:r w:rsidRPr="31585DFB">
        <w:rPr>
          <w:i w:val="0"/>
          <w:iCs w:val="0"/>
        </w:rPr>
        <w:t xml:space="preserve"> </w:t>
      </w:r>
      <w:r w:rsidR="00E50E49" w:rsidRPr="31585DFB">
        <w:rPr>
          <w:rFonts w:asciiTheme="majorHAnsi" w:hAnsiTheme="majorHAnsi" w:cstheme="majorBidi"/>
          <w:i w:val="0"/>
          <w:iCs w:val="0"/>
        </w:rPr>
        <w:t>YOUR PROGRESS</w:t>
      </w:r>
      <w:r>
        <w:br/>
      </w:r>
      <w:r>
        <w:br/>
      </w:r>
      <w:r>
        <w:rPr>
          <w:noProof/>
        </w:rPr>
        <w:drawing>
          <wp:inline distT="0" distB="0" distL="0" distR="0" wp14:anchorId="0F0BB274" wp14:editId="5EF5EB70">
            <wp:extent cx="352425" cy="3244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29">
                      <a:extLst>
                        <a:ext uri="{28A0092B-C50C-407E-A947-70E740481C1C}">
                          <a14:useLocalDpi xmlns:a14="http://schemas.microsoft.com/office/drawing/2010/main" val="0"/>
                        </a:ext>
                      </a:extLst>
                    </a:blip>
                    <a:stretch>
                      <a:fillRect/>
                    </a:stretch>
                  </pic:blipFill>
                  <pic:spPr>
                    <a:xfrm>
                      <a:off x="0" y="0"/>
                      <a:ext cx="352425" cy="324454"/>
                    </a:xfrm>
                    <a:prstGeom prst="rect">
                      <a:avLst/>
                    </a:prstGeom>
                  </pic:spPr>
                </pic:pic>
              </a:graphicData>
            </a:graphic>
          </wp:inline>
        </w:drawing>
      </w:r>
      <w:r w:rsidR="001128FC">
        <w:rPr>
          <w:noProof/>
        </w:rPr>
        <w:drawing>
          <wp:inline distT="0" distB="0" distL="0" distR="0" wp14:anchorId="2961CAAB" wp14:editId="56F7242A">
            <wp:extent cx="352425" cy="3244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9">
                      <a:extLst>
                        <a:ext uri="{28A0092B-C50C-407E-A947-70E740481C1C}">
                          <a14:useLocalDpi xmlns:a14="http://schemas.microsoft.com/office/drawing/2010/main" val="0"/>
                        </a:ext>
                      </a:extLst>
                    </a:blip>
                    <a:stretch>
                      <a:fillRect/>
                    </a:stretch>
                  </pic:blipFill>
                  <pic:spPr>
                    <a:xfrm>
                      <a:off x="0" y="0"/>
                      <a:ext cx="352425" cy="324454"/>
                    </a:xfrm>
                    <a:prstGeom prst="rect">
                      <a:avLst/>
                    </a:prstGeom>
                  </pic:spPr>
                </pic:pic>
              </a:graphicData>
            </a:graphic>
          </wp:inline>
        </w:drawing>
      </w:r>
      <w:r w:rsidR="001128FC" w:rsidRPr="31585DFB">
        <w:rPr>
          <w:rFonts w:ascii="Consolas" w:hAnsi="Consolas"/>
          <w:i w:val="0"/>
          <w:iCs w:val="0"/>
          <w:sz w:val="8"/>
          <w:szCs w:val="8"/>
        </w:rPr>
        <w:t xml:space="preserve"> </w:t>
      </w:r>
      <w:r>
        <w:rPr>
          <w:noProof/>
        </w:rPr>
        <w:drawing>
          <wp:inline distT="0" distB="0" distL="0" distR="0" wp14:anchorId="26DF06D9" wp14:editId="161CBA4D">
            <wp:extent cx="257175" cy="25192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30">
                      <a:extLst>
                        <a:ext uri="{28A0092B-C50C-407E-A947-70E740481C1C}">
                          <a14:useLocalDpi xmlns:a14="http://schemas.microsoft.com/office/drawing/2010/main" val="0"/>
                        </a:ext>
                      </a:extLst>
                    </a:blip>
                    <a:stretch>
                      <a:fillRect/>
                    </a:stretch>
                  </pic:blipFill>
                  <pic:spPr>
                    <a:xfrm>
                      <a:off x="0" y="0"/>
                      <a:ext cx="257175" cy="251927"/>
                    </a:xfrm>
                    <a:prstGeom prst="rect">
                      <a:avLst/>
                    </a:prstGeom>
                  </pic:spPr>
                </pic:pic>
              </a:graphicData>
            </a:graphic>
          </wp:inline>
        </w:drawing>
      </w:r>
      <w:r w:rsidR="002F1E2D" w:rsidRPr="31585DFB">
        <w:rPr>
          <w:rFonts w:ascii="Consolas" w:hAnsi="Consolas"/>
          <w:i w:val="0"/>
          <w:iCs w:val="0"/>
          <w:sz w:val="8"/>
          <w:szCs w:val="8"/>
        </w:rPr>
        <w:t xml:space="preserve"> </w:t>
      </w:r>
      <w:r>
        <w:rPr>
          <w:noProof/>
        </w:rPr>
        <w:drawing>
          <wp:inline distT="0" distB="0" distL="0" distR="0" wp14:anchorId="5CA6B996" wp14:editId="33206ECF">
            <wp:extent cx="257175" cy="25192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30">
                      <a:extLst>
                        <a:ext uri="{28A0092B-C50C-407E-A947-70E740481C1C}">
                          <a14:useLocalDpi xmlns:a14="http://schemas.microsoft.com/office/drawing/2010/main" val="0"/>
                        </a:ext>
                      </a:extLst>
                    </a:blip>
                    <a:stretch>
                      <a:fillRect/>
                    </a:stretch>
                  </pic:blipFill>
                  <pic:spPr>
                    <a:xfrm>
                      <a:off x="0" y="0"/>
                      <a:ext cx="257175" cy="251927"/>
                    </a:xfrm>
                    <a:prstGeom prst="rect">
                      <a:avLst/>
                    </a:prstGeom>
                  </pic:spPr>
                </pic:pic>
              </a:graphicData>
            </a:graphic>
          </wp:inline>
        </w:drawing>
      </w:r>
      <w:r w:rsidR="002F1E2D" w:rsidRPr="31585DFB">
        <w:rPr>
          <w:rFonts w:ascii="Consolas" w:hAnsi="Consolas"/>
          <w:i w:val="0"/>
          <w:iCs w:val="0"/>
          <w:sz w:val="8"/>
          <w:szCs w:val="8"/>
        </w:rPr>
        <w:t xml:space="preserve"> </w:t>
      </w:r>
      <w:r w:rsidR="0031602B">
        <w:rPr>
          <w:noProof/>
        </w:rPr>
        <w:drawing>
          <wp:inline distT="0" distB="0" distL="0" distR="0" wp14:anchorId="21490084" wp14:editId="4B55865E">
            <wp:extent cx="257175" cy="2519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30">
                      <a:extLst>
                        <a:ext uri="{28A0092B-C50C-407E-A947-70E740481C1C}">
                          <a14:useLocalDpi xmlns:a14="http://schemas.microsoft.com/office/drawing/2010/main" val="0"/>
                        </a:ext>
                      </a:extLst>
                    </a:blip>
                    <a:stretch>
                      <a:fillRect/>
                    </a:stretch>
                  </pic:blipFill>
                  <pic:spPr>
                    <a:xfrm>
                      <a:off x="0" y="0"/>
                      <a:ext cx="257175" cy="251927"/>
                    </a:xfrm>
                    <a:prstGeom prst="rect">
                      <a:avLst/>
                    </a:prstGeom>
                  </pic:spPr>
                </pic:pic>
              </a:graphicData>
            </a:graphic>
          </wp:inline>
        </w:drawing>
      </w:r>
      <w:r w:rsidR="002F1E2D" w:rsidRPr="31585DFB">
        <w:rPr>
          <w:rFonts w:ascii="Consolas" w:hAnsi="Consolas"/>
          <w:i w:val="0"/>
          <w:iCs w:val="0"/>
          <w:sz w:val="8"/>
          <w:szCs w:val="8"/>
        </w:rPr>
        <w:t xml:space="preserve"> </w:t>
      </w:r>
    </w:p>
    <w:p w14:paraId="2270298F" w14:textId="204BD8D2" w:rsidR="0029137C" w:rsidRDefault="00D9429D" w:rsidP="00D9429D">
      <w:pPr>
        <w:pStyle w:val="Heading1"/>
      </w:pPr>
      <w:r>
        <w:t>Further Reading</w:t>
      </w:r>
    </w:p>
    <w:p w14:paraId="18C9B407" w14:textId="08CD839D" w:rsidR="00D9429D" w:rsidRDefault="00000000" w:rsidP="00D9429D">
      <w:pPr>
        <w:pStyle w:val="ListParagraph"/>
        <w:numPr>
          <w:ilvl w:val="0"/>
          <w:numId w:val="20"/>
        </w:numPr>
      </w:pPr>
      <w:hyperlink r:id="rId31" w:history="1">
        <w:r w:rsidR="00150896" w:rsidRPr="00150896">
          <w:rPr>
            <w:rStyle w:val="Hyperlink"/>
          </w:rPr>
          <w:t>Official Unreal Sequencer Overview</w:t>
        </w:r>
      </w:hyperlink>
    </w:p>
    <w:p w14:paraId="4F3EE2DB" w14:textId="5E6B0494" w:rsidR="00150896" w:rsidRPr="00D9429D" w:rsidRDefault="00000000" w:rsidP="00D9429D">
      <w:pPr>
        <w:pStyle w:val="ListParagraph"/>
        <w:numPr>
          <w:ilvl w:val="0"/>
          <w:numId w:val="20"/>
        </w:numPr>
      </w:pPr>
      <w:hyperlink r:id="rId32" w:history="1">
        <w:r w:rsidR="00183D3C" w:rsidRPr="00183D3C">
          <w:rPr>
            <w:rStyle w:val="Hyperlink"/>
          </w:rPr>
          <w:t>Official Viewport Options Guide</w:t>
        </w:r>
      </w:hyperlink>
    </w:p>
    <w:sectPr w:rsidR="00150896" w:rsidRPr="00D942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2FBA3" w14:textId="77777777" w:rsidR="002F453B" w:rsidRDefault="002F453B" w:rsidP="004F0CDE">
      <w:pPr>
        <w:spacing w:after="0" w:line="240" w:lineRule="auto"/>
      </w:pPr>
      <w:r>
        <w:separator/>
      </w:r>
    </w:p>
  </w:endnote>
  <w:endnote w:type="continuationSeparator" w:id="0">
    <w:p w14:paraId="2CCB9B11" w14:textId="77777777" w:rsidR="002F453B" w:rsidRDefault="002F453B" w:rsidP="004F0CDE">
      <w:pPr>
        <w:spacing w:after="0" w:line="240" w:lineRule="auto"/>
      </w:pPr>
      <w:r>
        <w:continuationSeparator/>
      </w:r>
    </w:p>
  </w:endnote>
  <w:endnote w:type="continuationNotice" w:id="1">
    <w:p w14:paraId="59CD7ADE" w14:textId="77777777" w:rsidR="002F453B" w:rsidRDefault="002F45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B8000" w14:textId="77777777" w:rsidR="002F453B" w:rsidRDefault="002F453B" w:rsidP="004F0CDE">
      <w:pPr>
        <w:spacing w:after="0" w:line="240" w:lineRule="auto"/>
      </w:pPr>
      <w:r>
        <w:separator/>
      </w:r>
    </w:p>
  </w:footnote>
  <w:footnote w:type="continuationSeparator" w:id="0">
    <w:p w14:paraId="4D0196B4" w14:textId="77777777" w:rsidR="002F453B" w:rsidRDefault="002F453B" w:rsidP="004F0CDE">
      <w:pPr>
        <w:spacing w:after="0" w:line="240" w:lineRule="auto"/>
      </w:pPr>
      <w:r>
        <w:continuationSeparator/>
      </w:r>
    </w:p>
  </w:footnote>
  <w:footnote w:type="continuationNotice" w:id="1">
    <w:p w14:paraId="6D12DF28" w14:textId="77777777" w:rsidR="002F453B" w:rsidRDefault="002F453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B4081"/>
    <w:multiLevelType w:val="hybridMultilevel"/>
    <w:tmpl w:val="8A1CC3A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9A530BC"/>
    <w:multiLevelType w:val="hybridMultilevel"/>
    <w:tmpl w:val="AE0C93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ADC1F5B"/>
    <w:multiLevelType w:val="hybridMultilevel"/>
    <w:tmpl w:val="6D5245F8"/>
    <w:lvl w:ilvl="0" w:tplc="1009000F">
      <w:start w:val="1"/>
      <w:numFmt w:val="decimal"/>
      <w:lvlText w:val="%1."/>
      <w:lvlJc w:val="left"/>
      <w:pPr>
        <w:ind w:left="720" w:hanging="360"/>
      </w:pPr>
      <w:rPr>
        <w:rFonts w:hint="default"/>
        <w:b w:val="0"/>
      </w:rPr>
    </w:lvl>
    <w:lvl w:ilvl="1" w:tplc="62607F5C">
      <w:start w:val="2"/>
      <w:numFmt w:val="bullet"/>
      <w:lvlText w:val="•"/>
      <w:lvlJc w:val="left"/>
      <w:pPr>
        <w:ind w:left="1440" w:hanging="360"/>
      </w:pPr>
      <w:rPr>
        <w:rFonts w:ascii="Calibri" w:eastAsiaTheme="minorHAnsi" w:hAnsi="Calibri" w:cs="Calibri"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DC3098F"/>
    <w:multiLevelType w:val="hybridMultilevel"/>
    <w:tmpl w:val="BA48CFA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1807603"/>
    <w:multiLevelType w:val="hybridMultilevel"/>
    <w:tmpl w:val="2F38CF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8480DDA"/>
    <w:multiLevelType w:val="hybridMultilevel"/>
    <w:tmpl w:val="4E8E2D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A2F1239"/>
    <w:multiLevelType w:val="hybridMultilevel"/>
    <w:tmpl w:val="FFFFFFFF"/>
    <w:lvl w:ilvl="0" w:tplc="9A96EDF6">
      <w:start w:val="1"/>
      <w:numFmt w:val="bullet"/>
      <w:lvlText w:val=""/>
      <w:lvlJc w:val="left"/>
      <w:pPr>
        <w:ind w:left="720" w:hanging="360"/>
      </w:pPr>
      <w:rPr>
        <w:rFonts w:ascii="Symbol" w:hAnsi="Symbol" w:hint="default"/>
      </w:rPr>
    </w:lvl>
    <w:lvl w:ilvl="1" w:tplc="7C646F62">
      <w:start w:val="1"/>
      <w:numFmt w:val="bullet"/>
      <w:lvlText w:val="o"/>
      <w:lvlJc w:val="left"/>
      <w:pPr>
        <w:ind w:left="1440" w:hanging="360"/>
      </w:pPr>
      <w:rPr>
        <w:rFonts w:ascii="Courier New" w:hAnsi="Courier New" w:hint="default"/>
      </w:rPr>
    </w:lvl>
    <w:lvl w:ilvl="2" w:tplc="6ECAD5F0">
      <w:start w:val="1"/>
      <w:numFmt w:val="bullet"/>
      <w:lvlText w:val=""/>
      <w:lvlJc w:val="left"/>
      <w:pPr>
        <w:ind w:left="2160" w:hanging="360"/>
      </w:pPr>
      <w:rPr>
        <w:rFonts w:ascii="Wingdings" w:hAnsi="Wingdings" w:hint="default"/>
      </w:rPr>
    </w:lvl>
    <w:lvl w:ilvl="3" w:tplc="D44A991E">
      <w:start w:val="1"/>
      <w:numFmt w:val="bullet"/>
      <w:lvlText w:val=""/>
      <w:lvlJc w:val="left"/>
      <w:pPr>
        <w:ind w:left="2880" w:hanging="360"/>
      </w:pPr>
      <w:rPr>
        <w:rFonts w:ascii="Symbol" w:hAnsi="Symbol" w:hint="default"/>
      </w:rPr>
    </w:lvl>
    <w:lvl w:ilvl="4" w:tplc="B9022AF8">
      <w:start w:val="1"/>
      <w:numFmt w:val="bullet"/>
      <w:lvlText w:val="o"/>
      <w:lvlJc w:val="left"/>
      <w:pPr>
        <w:ind w:left="3600" w:hanging="360"/>
      </w:pPr>
      <w:rPr>
        <w:rFonts w:ascii="Courier New" w:hAnsi="Courier New" w:hint="default"/>
      </w:rPr>
    </w:lvl>
    <w:lvl w:ilvl="5" w:tplc="C70818E8">
      <w:start w:val="1"/>
      <w:numFmt w:val="bullet"/>
      <w:lvlText w:val=""/>
      <w:lvlJc w:val="left"/>
      <w:pPr>
        <w:ind w:left="4320" w:hanging="360"/>
      </w:pPr>
      <w:rPr>
        <w:rFonts w:ascii="Wingdings" w:hAnsi="Wingdings" w:hint="default"/>
      </w:rPr>
    </w:lvl>
    <w:lvl w:ilvl="6" w:tplc="BDE6ACE6">
      <w:start w:val="1"/>
      <w:numFmt w:val="bullet"/>
      <w:lvlText w:val=""/>
      <w:lvlJc w:val="left"/>
      <w:pPr>
        <w:ind w:left="5040" w:hanging="360"/>
      </w:pPr>
      <w:rPr>
        <w:rFonts w:ascii="Symbol" w:hAnsi="Symbol" w:hint="default"/>
      </w:rPr>
    </w:lvl>
    <w:lvl w:ilvl="7" w:tplc="843A2CBA">
      <w:start w:val="1"/>
      <w:numFmt w:val="bullet"/>
      <w:lvlText w:val="o"/>
      <w:lvlJc w:val="left"/>
      <w:pPr>
        <w:ind w:left="5760" w:hanging="360"/>
      </w:pPr>
      <w:rPr>
        <w:rFonts w:ascii="Courier New" w:hAnsi="Courier New" w:hint="default"/>
      </w:rPr>
    </w:lvl>
    <w:lvl w:ilvl="8" w:tplc="469098E8">
      <w:start w:val="1"/>
      <w:numFmt w:val="bullet"/>
      <w:lvlText w:val=""/>
      <w:lvlJc w:val="left"/>
      <w:pPr>
        <w:ind w:left="6480" w:hanging="360"/>
      </w:pPr>
      <w:rPr>
        <w:rFonts w:ascii="Wingdings" w:hAnsi="Wingdings" w:hint="default"/>
      </w:rPr>
    </w:lvl>
  </w:abstractNum>
  <w:abstractNum w:abstractNumId="7" w15:restartNumberingAfterBreak="0">
    <w:nsid w:val="2F866985"/>
    <w:multiLevelType w:val="hybridMultilevel"/>
    <w:tmpl w:val="53A8B658"/>
    <w:lvl w:ilvl="0" w:tplc="62607F5C">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3422949"/>
    <w:multiLevelType w:val="hybridMultilevel"/>
    <w:tmpl w:val="3B466F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420404C"/>
    <w:multiLevelType w:val="hybridMultilevel"/>
    <w:tmpl w:val="D00E60E4"/>
    <w:lvl w:ilvl="0" w:tplc="3A74FB9C">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90B5D0F"/>
    <w:multiLevelType w:val="hybridMultilevel"/>
    <w:tmpl w:val="863056FA"/>
    <w:lvl w:ilvl="0" w:tplc="62607F5C">
      <w:start w:val="2"/>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CEE04C7"/>
    <w:multiLevelType w:val="hybridMultilevel"/>
    <w:tmpl w:val="D8525522"/>
    <w:lvl w:ilvl="0" w:tplc="62607F5C">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77853CE"/>
    <w:multiLevelType w:val="hybridMultilevel"/>
    <w:tmpl w:val="7416D81A"/>
    <w:lvl w:ilvl="0" w:tplc="1632CB68">
      <w:start w:val="1"/>
      <w:numFmt w:val="bullet"/>
      <w:lvlText w:val=""/>
      <w:lvlJc w:val="left"/>
      <w:pPr>
        <w:ind w:left="720" w:hanging="360"/>
      </w:pPr>
      <w:rPr>
        <w:rFonts w:ascii="Symbol" w:hAnsi="Symbol" w:hint="default"/>
      </w:rPr>
    </w:lvl>
    <w:lvl w:ilvl="1" w:tplc="05D4D356">
      <w:start w:val="1"/>
      <w:numFmt w:val="bullet"/>
      <w:lvlText w:val="o"/>
      <w:lvlJc w:val="left"/>
      <w:pPr>
        <w:ind w:left="1440" w:hanging="360"/>
      </w:pPr>
      <w:rPr>
        <w:rFonts w:ascii="Courier New" w:hAnsi="Courier New" w:hint="default"/>
      </w:rPr>
    </w:lvl>
    <w:lvl w:ilvl="2" w:tplc="3A1A44E2">
      <w:start w:val="1"/>
      <w:numFmt w:val="bullet"/>
      <w:lvlText w:val=""/>
      <w:lvlJc w:val="left"/>
      <w:pPr>
        <w:ind w:left="2160" w:hanging="360"/>
      </w:pPr>
      <w:rPr>
        <w:rFonts w:ascii="Wingdings" w:hAnsi="Wingdings" w:hint="default"/>
      </w:rPr>
    </w:lvl>
    <w:lvl w:ilvl="3" w:tplc="E818616A">
      <w:start w:val="1"/>
      <w:numFmt w:val="bullet"/>
      <w:lvlText w:val=""/>
      <w:lvlJc w:val="left"/>
      <w:pPr>
        <w:ind w:left="2880" w:hanging="360"/>
      </w:pPr>
      <w:rPr>
        <w:rFonts w:ascii="Symbol" w:hAnsi="Symbol" w:hint="default"/>
      </w:rPr>
    </w:lvl>
    <w:lvl w:ilvl="4" w:tplc="AF829D7C">
      <w:start w:val="1"/>
      <w:numFmt w:val="bullet"/>
      <w:lvlText w:val="o"/>
      <w:lvlJc w:val="left"/>
      <w:pPr>
        <w:ind w:left="3600" w:hanging="360"/>
      </w:pPr>
      <w:rPr>
        <w:rFonts w:ascii="Courier New" w:hAnsi="Courier New" w:hint="default"/>
      </w:rPr>
    </w:lvl>
    <w:lvl w:ilvl="5" w:tplc="26EEED3C">
      <w:start w:val="1"/>
      <w:numFmt w:val="bullet"/>
      <w:lvlText w:val=""/>
      <w:lvlJc w:val="left"/>
      <w:pPr>
        <w:ind w:left="4320" w:hanging="360"/>
      </w:pPr>
      <w:rPr>
        <w:rFonts w:ascii="Wingdings" w:hAnsi="Wingdings" w:hint="default"/>
      </w:rPr>
    </w:lvl>
    <w:lvl w:ilvl="6" w:tplc="D77C544C">
      <w:start w:val="1"/>
      <w:numFmt w:val="bullet"/>
      <w:lvlText w:val=""/>
      <w:lvlJc w:val="left"/>
      <w:pPr>
        <w:ind w:left="5040" w:hanging="360"/>
      </w:pPr>
      <w:rPr>
        <w:rFonts w:ascii="Symbol" w:hAnsi="Symbol" w:hint="default"/>
      </w:rPr>
    </w:lvl>
    <w:lvl w:ilvl="7" w:tplc="53BE29B8">
      <w:start w:val="1"/>
      <w:numFmt w:val="bullet"/>
      <w:lvlText w:val="o"/>
      <w:lvlJc w:val="left"/>
      <w:pPr>
        <w:ind w:left="5760" w:hanging="360"/>
      </w:pPr>
      <w:rPr>
        <w:rFonts w:ascii="Courier New" w:hAnsi="Courier New" w:hint="default"/>
      </w:rPr>
    </w:lvl>
    <w:lvl w:ilvl="8" w:tplc="E7600DC2">
      <w:start w:val="1"/>
      <w:numFmt w:val="bullet"/>
      <w:lvlText w:val=""/>
      <w:lvlJc w:val="left"/>
      <w:pPr>
        <w:ind w:left="6480" w:hanging="360"/>
      </w:pPr>
      <w:rPr>
        <w:rFonts w:ascii="Wingdings" w:hAnsi="Wingdings" w:hint="default"/>
      </w:rPr>
    </w:lvl>
  </w:abstractNum>
  <w:abstractNum w:abstractNumId="13" w15:restartNumberingAfterBreak="0">
    <w:nsid w:val="58283792"/>
    <w:multiLevelType w:val="hybridMultilevel"/>
    <w:tmpl w:val="4A7AAB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1525FEA"/>
    <w:multiLevelType w:val="hybridMultilevel"/>
    <w:tmpl w:val="1AF23EEA"/>
    <w:lvl w:ilvl="0" w:tplc="3A74FB9C">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396314E"/>
    <w:multiLevelType w:val="hybridMultilevel"/>
    <w:tmpl w:val="76B6C944"/>
    <w:lvl w:ilvl="0" w:tplc="62607F5C">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8DA3EAD"/>
    <w:multiLevelType w:val="hybridMultilevel"/>
    <w:tmpl w:val="F7181D98"/>
    <w:lvl w:ilvl="0" w:tplc="62607F5C">
      <w:start w:val="2"/>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F99057B"/>
    <w:multiLevelType w:val="hybridMultilevel"/>
    <w:tmpl w:val="F2F2EB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23658C1"/>
    <w:multiLevelType w:val="hybridMultilevel"/>
    <w:tmpl w:val="F21810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25910BD"/>
    <w:multiLevelType w:val="hybridMultilevel"/>
    <w:tmpl w:val="9B1C230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88A08D5"/>
    <w:multiLevelType w:val="hybridMultilevel"/>
    <w:tmpl w:val="EAF8AF5C"/>
    <w:lvl w:ilvl="0" w:tplc="62607F5C">
      <w:start w:val="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34800422">
    <w:abstractNumId w:val="18"/>
  </w:num>
  <w:num w:numId="2" w16cid:durableId="637995699">
    <w:abstractNumId w:val="13"/>
  </w:num>
  <w:num w:numId="3" w16cid:durableId="1501966964">
    <w:abstractNumId w:val="8"/>
  </w:num>
  <w:num w:numId="4" w16cid:durableId="256140727">
    <w:abstractNumId w:val="14"/>
  </w:num>
  <w:num w:numId="5" w16cid:durableId="1806196674">
    <w:abstractNumId w:val="9"/>
  </w:num>
  <w:num w:numId="6" w16cid:durableId="1182477361">
    <w:abstractNumId w:val="5"/>
  </w:num>
  <w:num w:numId="7" w16cid:durableId="1839538264">
    <w:abstractNumId w:val="17"/>
  </w:num>
  <w:num w:numId="8" w16cid:durableId="574512512">
    <w:abstractNumId w:val="4"/>
  </w:num>
  <w:num w:numId="9" w16cid:durableId="1380088723">
    <w:abstractNumId w:val="7"/>
  </w:num>
  <w:num w:numId="10" w16cid:durableId="2123258422">
    <w:abstractNumId w:val="20"/>
  </w:num>
  <w:num w:numId="11" w16cid:durableId="1159227812">
    <w:abstractNumId w:val="19"/>
  </w:num>
  <w:num w:numId="12" w16cid:durableId="903415507">
    <w:abstractNumId w:val="0"/>
  </w:num>
  <w:num w:numId="13" w16cid:durableId="69542919">
    <w:abstractNumId w:val="2"/>
  </w:num>
  <w:num w:numId="14" w16cid:durableId="1604219423">
    <w:abstractNumId w:val="1"/>
  </w:num>
  <w:num w:numId="15" w16cid:durableId="580216663">
    <w:abstractNumId w:val="16"/>
  </w:num>
  <w:num w:numId="16" w16cid:durableId="608633204">
    <w:abstractNumId w:val="15"/>
  </w:num>
  <w:num w:numId="17" w16cid:durableId="1194730339">
    <w:abstractNumId w:val="10"/>
  </w:num>
  <w:num w:numId="18" w16cid:durableId="834807448">
    <w:abstractNumId w:val="11"/>
  </w:num>
  <w:num w:numId="19" w16cid:durableId="467862107">
    <w:abstractNumId w:val="12"/>
  </w:num>
  <w:num w:numId="20" w16cid:durableId="157422204">
    <w:abstractNumId w:val="6"/>
  </w:num>
  <w:num w:numId="21" w16cid:durableId="178515610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w Roncin">
    <w15:presenceInfo w15:providerId="None" w15:userId="Andrew Ronc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BB5A02"/>
    <w:rsid w:val="00002272"/>
    <w:rsid w:val="00006C0D"/>
    <w:rsid w:val="000105B1"/>
    <w:rsid w:val="000129B5"/>
    <w:rsid w:val="00013805"/>
    <w:rsid w:val="0002035F"/>
    <w:rsid w:val="00021363"/>
    <w:rsid w:val="00027653"/>
    <w:rsid w:val="0003055A"/>
    <w:rsid w:val="00031B5F"/>
    <w:rsid w:val="00040C18"/>
    <w:rsid w:val="000435E6"/>
    <w:rsid w:val="00044635"/>
    <w:rsid w:val="00046F31"/>
    <w:rsid w:val="000606A6"/>
    <w:rsid w:val="0006139A"/>
    <w:rsid w:val="0008456E"/>
    <w:rsid w:val="000912E0"/>
    <w:rsid w:val="000938A5"/>
    <w:rsid w:val="00095587"/>
    <w:rsid w:val="000A5115"/>
    <w:rsid w:val="000A5D3B"/>
    <w:rsid w:val="000B795C"/>
    <w:rsid w:val="000C5B92"/>
    <w:rsid w:val="000D7434"/>
    <w:rsid w:val="000E34A8"/>
    <w:rsid w:val="000E5F40"/>
    <w:rsid w:val="000E65EC"/>
    <w:rsid w:val="001128FC"/>
    <w:rsid w:val="00117A05"/>
    <w:rsid w:val="00124245"/>
    <w:rsid w:val="00132DD7"/>
    <w:rsid w:val="00134538"/>
    <w:rsid w:val="001369FF"/>
    <w:rsid w:val="00150896"/>
    <w:rsid w:val="001517FF"/>
    <w:rsid w:val="001633A0"/>
    <w:rsid w:val="00165824"/>
    <w:rsid w:val="00166B18"/>
    <w:rsid w:val="00175B22"/>
    <w:rsid w:val="00177C48"/>
    <w:rsid w:val="00182100"/>
    <w:rsid w:val="00182A27"/>
    <w:rsid w:val="00182AA7"/>
    <w:rsid w:val="00183D3C"/>
    <w:rsid w:val="00195CAF"/>
    <w:rsid w:val="001A67E4"/>
    <w:rsid w:val="001B042C"/>
    <w:rsid w:val="001B3299"/>
    <w:rsid w:val="001B4276"/>
    <w:rsid w:val="001B46BE"/>
    <w:rsid w:val="001C1BD0"/>
    <w:rsid w:val="001C614A"/>
    <w:rsid w:val="001D10ED"/>
    <w:rsid w:val="001D15C3"/>
    <w:rsid w:val="001D653E"/>
    <w:rsid w:val="001E3FBA"/>
    <w:rsid w:val="001E4748"/>
    <w:rsid w:val="001E5B21"/>
    <w:rsid w:val="001E5BD7"/>
    <w:rsid w:val="001E73AB"/>
    <w:rsid w:val="001F5754"/>
    <w:rsid w:val="001F5C54"/>
    <w:rsid w:val="002037E1"/>
    <w:rsid w:val="00216D14"/>
    <w:rsid w:val="00224DD9"/>
    <w:rsid w:val="00240445"/>
    <w:rsid w:val="00242B2E"/>
    <w:rsid w:val="002432C1"/>
    <w:rsid w:val="0024350B"/>
    <w:rsid w:val="0024568A"/>
    <w:rsid w:val="00251A29"/>
    <w:rsid w:val="002535BF"/>
    <w:rsid w:val="00256128"/>
    <w:rsid w:val="00273A94"/>
    <w:rsid w:val="00280D45"/>
    <w:rsid w:val="00280EF0"/>
    <w:rsid w:val="0028426D"/>
    <w:rsid w:val="0029137C"/>
    <w:rsid w:val="0029781E"/>
    <w:rsid w:val="002A2D7A"/>
    <w:rsid w:val="002A6BFB"/>
    <w:rsid w:val="002B3681"/>
    <w:rsid w:val="002D6C74"/>
    <w:rsid w:val="002E0115"/>
    <w:rsid w:val="002F0F0C"/>
    <w:rsid w:val="002F1E2D"/>
    <w:rsid w:val="002F2FEB"/>
    <w:rsid w:val="002F453B"/>
    <w:rsid w:val="00303569"/>
    <w:rsid w:val="00303DAC"/>
    <w:rsid w:val="003049D9"/>
    <w:rsid w:val="003062DA"/>
    <w:rsid w:val="003104A5"/>
    <w:rsid w:val="0031602B"/>
    <w:rsid w:val="00330C1F"/>
    <w:rsid w:val="003314EE"/>
    <w:rsid w:val="00331B12"/>
    <w:rsid w:val="003335AC"/>
    <w:rsid w:val="0033603D"/>
    <w:rsid w:val="003369DB"/>
    <w:rsid w:val="00341E10"/>
    <w:rsid w:val="00342A49"/>
    <w:rsid w:val="00351AC8"/>
    <w:rsid w:val="00352E37"/>
    <w:rsid w:val="003550D7"/>
    <w:rsid w:val="00361983"/>
    <w:rsid w:val="00362040"/>
    <w:rsid w:val="003645E6"/>
    <w:rsid w:val="00364D33"/>
    <w:rsid w:val="00365DA3"/>
    <w:rsid w:val="00366804"/>
    <w:rsid w:val="00384803"/>
    <w:rsid w:val="00385861"/>
    <w:rsid w:val="00390CBD"/>
    <w:rsid w:val="00391D55"/>
    <w:rsid w:val="003A767E"/>
    <w:rsid w:val="003A7C4E"/>
    <w:rsid w:val="003B3622"/>
    <w:rsid w:val="003B53A4"/>
    <w:rsid w:val="003C2B40"/>
    <w:rsid w:val="003C3EED"/>
    <w:rsid w:val="003C5308"/>
    <w:rsid w:val="003C6E88"/>
    <w:rsid w:val="003D1FAA"/>
    <w:rsid w:val="003D5BC0"/>
    <w:rsid w:val="003E2B35"/>
    <w:rsid w:val="003F19A2"/>
    <w:rsid w:val="00401B3A"/>
    <w:rsid w:val="00403612"/>
    <w:rsid w:val="00407797"/>
    <w:rsid w:val="00413019"/>
    <w:rsid w:val="0041507D"/>
    <w:rsid w:val="00415D94"/>
    <w:rsid w:val="00416F56"/>
    <w:rsid w:val="00417892"/>
    <w:rsid w:val="004313D1"/>
    <w:rsid w:val="0044069C"/>
    <w:rsid w:val="004426BE"/>
    <w:rsid w:val="00442FEB"/>
    <w:rsid w:val="00447577"/>
    <w:rsid w:val="00457242"/>
    <w:rsid w:val="00473EEE"/>
    <w:rsid w:val="004763AE"/>
    <w:rsid w:val="004863FC"/>
    <w:rsid w:val="00490A94"/>
    <w:rsid w:val="004A1153"/>
    <w:rsid w:val="004A77E5"/>
    <w:rsid w:val="004A7D8A"/>
    <w:rsid w:val="004B29A8"/>
    <w:rsid w:val="004B5827"/>
    <w:rsid w:val="004B7BE1"/>
    <w:rsid w:val="004C6094"/>
    <w:rsid w:val="004D518D"/>
    <w:rsid w:val="004D62AF"/>
    <w:rsid w:val="004E0890"/>
    <w:rsid w:val="004E0D08"/>
    <w:rsid w:val="004E2E21"/>
    <w:rsid w:val="004E2F19"/>
    <w:rsid w:val="004F0CDE"/>
    <w:rsid w:val="004F0D05"/>
    <w:rsid w:val="004F18CF"/>
    <w:rsid w:val="004F3F35"/>
    <w:rsid w:val="004F79F4"/>
    <w:rsid w:val="0050027A"/>
    <w:rsid w:val="005029C5"/>
    <w:rsid w:val="00503B8F"/>
    <w:rsid w:val="005055E2"/>
    <w:rsid w:val="00521129"/>
    <w:rsid w:val="00530A55"/>
    <w:rsid w:val="00534316"/>
    <w:rsid w:val="00534BFA"/>
    <w:rsid w:val="00540D97"/>
    <w:rsid w:val="00541F31"/>
    <w:rsid w:val="0054338F"/>
    <w:rsid w:val="00553BC3"/>
    <w:rsid w:val="00554133"/>
    <w:rsid w:val="00567383"/>
    <w:rsid w:val="00567476"/>
    <w:rsid w:val="00581F67"/>
    <w:rsid w:val="0058588E"/>
    <w:rsid w:val="00596C95"/>
    <w:rsid w:val="005A04FB"/>
    <w:rsid w:val="005A6431"/>
    <w:rsid w:val="005C676C"/>
    <w:rsid w:val="005D6A78"/>
    <w:rsid w:val="005D6A8E"/>
    <w:rsid w:val="005E56B8"/>
    <w:rsid w:val="005E5954"/>
    <w:rsid w:val="0061052C"/>
    <w:rsid w:val="00615BD8"/>
    <w:rsid w:val="00616978"/>
    <w:rsid w:val="0062626B"/>
    <w:rsid w:val="0063054C"/>
    <w:rsid w:val="00633F03"/>
    <w:rsid w:val="006433B4"/>
    <w:rsid w:val="00646C99"/>
    <w:rsid w:val="00647264"/>
    <w:rsid w:val="00647A8C"/>
    <w:rsid w:val="006504E7"/>
    <w:rsid w:val="00662C29"/>
    <w:rsid w:val="00665278"/>
    <w:rsid w:val="0068404A"/>
    <w:rsid w:val="00685379"/>
    <w:rsid w:val="00694BA4"/>
    <w:rsid w:val="006A231F"/>
    <w:rsid w:val="006C2188"/>
    <w:rsid w:val="006C5A54"/>
    <w:rsid w:val="006D78C3"/>
    <w:rsid w:val="006E1978"/>
    <w:rsid w:val="006E317E"/>
    <w:rsid w:val="006E4257"/>
    <w:rsid w:val="006E6D41"/>
    <w:rsid w:val="006F4C0C"/>
    <w:rsid w:val="006F719B"/>
    <w:rsid w:val="007127E8"/>
    <w:rsid w:val="007170E3"/>
    <w:rsid w:val="00723394"/>
    <w:rsid w:val="0072377D"/>
    <w:rsid w:val="00731908"/>
    <w:rsid w:val="00732B6F"/>
    <w:rsid w:val="00733994"/>
    <w:rsid w:val="0073583F"/>
    <w:rsid w:val="00737AA9"/>
    <w:rsid w:val="00747932"/>
    <w:rsid w:val="007532A9"/>
    <w:rsid w:val="00760F6D"/>
    <w:rsid w:val="00765E4F"/>
    <w:rsid w:val="00776521"/>
    <w:rsid w:val="007809A3"/>
    <w:rsid w:val="00781BA7"/>
    <w:rsid w:val="00785152"/>
    <w:rsid w:val="007879CA"/>
    <w:rsid w:val="00794DBE"/>
    <w:rsid w:val="007B2409"/>
    <w:rsid w:val="007B6B46"/>
    <w:rsid w:val="007C4778"/>
    <w:rsid w:val="007C50D3"/>
    <w:rsid w:val="007C565E"/>
    <w:rsid w:val="007C7183"/>
    <w:rsid w:val="007E3BE3"/>
    <w:rsid w:val="008019E5"/>
    <w:rsid w:val="0081140A"/>
    <w:rsid w:val="008119F2"/>
    <w:rsid w:val="0081345F"/>
    <w:rsid w:val="0081419E"/>
    <w:rsid w:val="008148A1"/>
    <w:rsid w:val="00820517"/>
    <w:rsid w:val="00822FD1"/>
    <w:rsid w:val="00827DED"/>
    <w:rsid w:val="00830438"/>
    <w:rsid w:val="008363BC"/>
    <w:rsid w:val="00840DDF"/>
    <w:rsid w:val="00841774"/>
    <w:rsid w:val="00841AA6"/>
    <w:rsid w:val="008420E8"/>
    <w:rsid w:val="00844C74"/>
    <w:rsid w:val="00852973"/>
    <w:rsid w:val="008546B8"/>
    <w:rsid w:val="008614FF"/>
    <w:rsid w:val="0087177A"/>
    <w:rsid w:val="008766F5"/>
    <w:rsid w:val="00876BE7"/>
    <w:rsid w:val="008849E3"/>
    <w:rsid w:val="00886AEF"/>
    <w:rsid w:val="00890635"/>
    <w:rsid w:val="008917FE"/>
    <w:rsid w:val="008A11BF"/>
    <w:rsid w:val="008A214D"/>
    <w:rsid w:val="008B2A5F"/>
    <w:rsid w:val="008D1130"/>
    <w:rsid w:val="008D2FD4"/>
    <w:rsid w:val="008F19D0"/>
    <w:rsid w:val="00906216"/>
    <w:rsid w:val="0090742E"/>
    <w:rsid w:val="00931CA5"/>
    <w:rsid w:val="0093559E"/>
    <w:rsid w:val="00946C9B"/>
    <w:rsid w:val="0095083B"/>
    <w:rsid w:val="00951136"/>
    <w:rsid w:val="00954299"/>
    <w:rsid w:val="00957C2C"/>
    <w:rsid w:val="009629B5"/>
    <w:rsid w:val="00963969"/>
    <w:rsid w:val="00972A8C"/>
    <w:rsid w:val="00975F32"/>
    <w:rsid w:val="00977944"/>
    <w:rsid w:val="00977A15"/>
    <w:rsid w:val="00986509"/>
    <w:rsid w:val="009875E3"/>
    <w:rsid w:val="0099426C"/>
    <w:rsid w:val="009A490A"/>
    <w:rsid w:val="009A5D40"/>
    <w:rsid w:val="009B2487"/>
    <w:rsid w:val="009B6365"/>
    <w:rsid w:val="009B7AD0"/>
    <w:rsid w:val="009C366E"/>
    <w:rsid w:val="009D197E"/>
    <w:rsid w:val="009D20F3"/>
    <w:rsid w:val="009D7B85"/>
    <w:rsid w:val="009E28EF"/>
    <w:rsid w:val="00A0017D"/>
    <w:rsid w:val="00A2242C"/>
    <w:rsid w:val="00A33196"/>
    <w:rsid w:val="00A456A3"/>
    <w:rsid w:val="00A5292B"/>
    <w:rsid w:val="00A52AA0"/>
    <w:rsid w:val="00A52FD2"/>
    <w:rsid w:val="00A5791C"/>
    <w:rsid w:val="00A626EB"/>
    <w:rsid w:val="00A66297"/>
    <w:rsid w:val="00A7268F"/>
    <w:rsid w:val="00A7528C"/>
    <w:rsid w:val="00A775D8"/>
    <w:rsid w:val="00A92FE2"/>
    <w:rsid w:val="00A93BCB"/>
    <w:rsid w:val="00A93BFA"/>
    <w:rsid w:val="00A95260"/>
    <w:rsid w:val="00A97BF6"/>
    <w:rsid w:val="00AA2D58"/>
    <w:rsid w:val="00AA6870"/>
    <w:rsid w:val="00AB133F"/>
    <w:rsid w:val="00AB3C02"/>
    <w:rsid w:val="00AB45A8"/>
    <w:rsid w:val="00AB7D2C"/>
    <w:rsid w:val="00AD2A55"/>
    <w:rsid w:val="00AE51AE"/>
    <w:rsid w:val="00AE6407"/>
    <w:rsid w:val="00AE711C"/>
    <w:rsid w:val="00AF4331"/>
    <w:rsid w:val="00AF48A7"/>
    <w:rsid w:val="00AF6D70"/>
    <w:rsid w:val="00B0060F"/>
    <w:rsid w:val="00B03ECB"/>
    <w:rsid w:val="00B06309"/>
    <w:rsid w:val="00B115FB"/>
    <w:rsid w:val="00B11D9D"/>
    <w:rsid w:val="00B22174"/>
    <w:rsid w:val="00B25CA2"/>
    <w:rsid w:val="00B3212C"/>
    <w:rsid w:val="00B35BE8"/>
    <w:rsid w:val="00B4047E"/>
    <w:rsid w:val="00B53BE8"/>
    <w:rsid w:val="00B540E0"/>
    <w:rsid w:val="00B655E5"/>
    <w:rsid w:val="00B70A02"/>
    <w:rsid w:val="00B754C8"/>
    <w:rsid w:val="00B760A4"/>
    <w:rsid w:val="00B80E71"/>
    <w:rsid w:val="00B85623"/>
    <w:rsid w:val="00B90115"/>
    <w:rsid w:val="00B95FDE"/>
    <w:rsid w:val="00BB616F"/>
    <w:rsid w:val="00BC25EE"/>
    <w:rsid w:val="00BC60C7"/>
    <w:rsid w:val="00BD4BB9"/>
    <w:rsid w:val="00BE214D"/>
    <w:rsid w:val="00BE6179"/>
    <w:rsid w:val="00BE6CBD"/>
    <w:rsid w:val="00BF1AD3"/>
    <w:rsid w:val="00BF5F0B"/>
    <w:rsid w:val="00BF785D"/>
    <w:rsid w:val="00C0202D"/>
    <w:rsid w:val="00C127D7"/>
    <w:rsid w:val="00C133A1"/>
    <w:rsid w:val="00C178B7"/>
    <w:rsid w:val="00C4063F"/>
    <w:rsid w:val="00C41A9B"/>
    <w:rsid w:val="00C461A6"/>
    <w:rsid w:val="00C46A94"/>
    <w:rsid w:val="00C4755D"/>
    <w:rsid w:val="00C519DD"/>
    <w:rsid w:val="00C54F36"/>
    <w:rsid w:val="00C578EA"/>
    <w:rsid w:val="00C57A91"/>
    <w:rsid w:val="00C57F7F"/>
    <w:rsid w:val="00C679DE"/>
    <w:rsid w:val="00C73014"/>
    <w:rsid w:val="00C975EE"/>
    <w:rsid w:val="00CA0ABB"/>
    <w:rsid w:val="00CA0B2A"/>
    <w:rsid w:val="00CB055C"/>
    <w:rsid w:val="00CD37E1"/>
    <w:rsid w:val="00CD444A"/>
    <w:rsid w:val="00CE6281"/>
    <w:rsid w:val="00CF1BC8"/>
    <w:rsid w:val="00CF5A73"/>
    <w:rsid w:val="00D04EEC"/>
    <w:rsid w:val="00D16D28"/>
    <w:rsid w:val="00D17A8A"/>
    <w:rsid w:val="00D303AF"/>
    <w:rsid w:val="00D44448"/>
    <w:rsid w:val="00D550DE"/>
    <w:rsid w:val="00D9429D"/>
    <w:rsid w:val="00DA12BF"/>
    <w:rsid w:val="00DA46E3"/>
    <w:rsid w:val="00DA5A09"/>
    <w:rsid w:val="00DA7D3E"/>
    <w:rsid w:val="00DB0197"/>
    <w:rsid w:val="00DC2B28"/>
    <w:rsid w:val="00DC63A6"/>
    <w:rsid w:val="00DD13F5"/>
    <w:rsid w:val="00DE44A1"/>
    <w:rsid w:val="00DF55FA"/>
    <w:rsid w:val="00DF5C38"/>
    <w:rsid w:val="00E01FD7"/>
    <w:rsid w:val="00E21502"/>
    <w:rsid w:val="00E37B84"/>
    <w:rsid w:val="00E41727"/>
    <w:rsid w:val="00E43697"/>
    <w:rsid w:val="00E50E49"/>
    <w:rsid w:val="00E56F84"/>
    <w:rsid w:val="00E60C96"/>
    <w:rsid w:val="00E75176"/>
    <w:rsid w:val="00E764AE"/>
    <w:rsid w:val="00E82565"/>
    <w:rsid w:val="00E96530"/>
    <w:rsid w:val="00EA0BE3"/>
    <w:rsid w:val="00EB1EE5"/>
    <w:rsid w:val="00EB3D6D"/>
    <w:rsid w:val="00EB7697"/>
    <w:rsid w:val="00EC0686"/>
    <w:rsid w:val="00EC2FFD"/>
    <w:rsid w:val="00EC5C8C"/>
    <w:rsid w:val="00ED037F"/>
    <w:rsid w:val="00ED5222"/>
    <w:rsid w:val="00ED5C78"/>
    <w:rsid w:val="00EE24E3"/>
    <w:rsid w:val="00EE73A3"/>
    <w:rsid w:val="00EF3A6F"/>
    <w:rsid w:val="00EF54C7"/>
    <w:rsid w:val="00F0187F"/>
    <w:rsid w:val="00F03506"/>
    <w:rsid w:val="00F04A75"/>
    <w:rsid w:val="00F1280B"/>
    <w:rsid w:val="00F14FB5"/>
    <w:rsid w:val="00F17055"/>
    <w:rsid w:val="00F22957"/>
    <w:rsid w:val="00F25C07"/>
    <w:rsid w:val="00F53F44"/>
    <w:rsid w:val="00F55F6C"/>
    <w:rsid w:val="00F63D06"/>
    <w:rsid w:val="00F705D4"/>
    <w:rsid w:val="00F7068C"/>
    <w:rsid w:val="00F74DF0"/>
    <w:rsid w:val="00F8323E"/>
    <w:rsid w:val="00F90BCB"/>
    <w:rsid w:val="00F90DB0"/>
    <w:rsid w:val="00F931D2"/>
    <w:rsid w:val="00F96ED8"/>
    <w:rsid w:val="00FA0AED"/>
    <w:rsid w:val="00FA505C"/>
    <w:rsid w:val="00FA607F"/>
    <w:rsid w:val="00FB263D"/>
    <w:rsid w:val="00FC50F7"/>
    <w:rsid w:val="00FD11D9"/>
    <w:rsid w:val="00FD12A1"/>
    <w:rsid w:val="00FD3189"/>
    <w:rsid w:val="00FE14AF"/>
    <w:rsid w:val="00FF26C0"/>
    <w:rsid w:val="04D951A1"/>
    <w:rsid w:val="06B1F995"/>
    <w:rsid w:val="095CE34D"/>
    <w:rsid w:val="13691EC2"/>
    <w:rsid w:val="14BB5A02"/>
    <w:rsid w:val="15C75AA2"/>
    <w:rsid w:val="1897A0F0"/>
    <w:rsid w:val="1C40D159"/>
    <w:rsid w:val="2231DC8F"/>
    <w:rsid w:val="29F81223"/>
    <w:rsid w:val="31585DFB"/>
    <w:rsid w:val="351FFBE0"/>
    <w:rsid w:val="3F281E3C"/>
    <w:rsid w:val="462C894B"/>
    <w:rsid w:val="4B1BF2C1"/>
    <w:rsid w:val="52F9DFAD"/>
    <w:rsid w:val="5437D826"/>
    <w:rsid w:val="5B5B8F43"/>
    <w:rsid w:val="5C0B8A37"/>
    <w:rsid w:val="6409F150"/>
    <w:rsid w:val="67FE37D2"/>
    <w:rsid w:val="6BC9FBFE"/>
    <w:rsid w:val="6F2D50B4"/>
    <w:rsid w:val="6FACFD5C"/>
    <w:rsid w:val="70C92115"/>
    <w:rsid w:val="76355038"/>
    <w:rsid w:val="7F9A6CD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B5A02"/>
  <w15:chartTrackingRefBased/>
  <w15:docId w15:val="{CD0FF87F-812B-415F-A8C3-63FF37908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56E"/>
    <w:rPr>
      <w:sz w:val="24"/>
    </w:rPr>
  </w:style>
  <w:style w:type="paragraph" w:styleId="Heading1">
    <w:name w:val="heading 1"/>
    <w:basedOn w:val="Normal"/>
    <w:next w:val="Normal"/>
    <w:link w:val="Heading1Char"/>
    <w:uiPriority w:val="9"/>
    <w:qFormat/>
    <w:rsid w:val="0008456E"/>
    <w:pPr>
      <w:keepNext/>
      <w:keepLines/>
      <w:spacing w:before="360" w:after="12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456E"/>
    <w:pPr>
      <w:keepNext/>
      <w:keepLines/>
      <w:spacing w:before="160" w:after="12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2188"/>
    <w:pPr>
      <w:ind w:left="720"/>
      <w:contextualSpacing/>
    </w:pPr>
  </w:style>
  <w:style w:type="character" w:styleId="Hyperlink">
    <w:name w:val="Hyperlink"/>
    <w:basedOn w:val="DefaultParagraphFont"/>
    <w:uiPriority w:val="99"/>
    <w:unhideWhenUsed/>
    <w:rsid w:val="006C2188"/>
    <w:rPr>
      <w:color w:val="0563C1" w:themeColor="hyperlink"/>
      <w:u w:val="single"/>
    </w:rPr>
  </w:style>
  <w:style w:type="character" w:styleId="UnresolvedMention">
    <w:name w:val="Unresolved Mention"/>
    <w:basedOn w:val="DefaultParagraphFont"/>
    <w:uiPriority w:val="99"/>
    <w:semiHidden/>
    <w:unhideWhenUsed/>
    <w:rsid w:val="006C2188"/>
    <w:rPr>
      <w:color w:val="605E5C"/>
      <w:shd w:val="clear" w:color="auto" w:fill="E1DFDD"/>
    </w:rPr>
  </w:style>
  <w:style w:type="character" w:customStyle="1" w:styleId="Heading1Char">
    <w:name w:val="Heading 1 Char"/>
    <w:basedOn w:val="DefaultParagraphFont"/>
    <w:link w:val="Heading1"/>
    <w:uiPriority w:val="9"/>
    <w:rsid w:val="0008456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456E"/>
    <w:rPr>
      <w:rFonts w:asciiTheme="majorHAnsi" w:eastAsiaTheme="majorEastAsia" w:hAnsiTheme="majorHAnsi" w:cstheme="majorBidi"/>
      <w:color w:val="2F5496" w:themeColor="accent1" w:themeShade="BF"/>
      <w:sz w:val="26"/>
      <w:szCs w:val="26"/>
    </w:rPr>
  </w:style>
  <w:style w:type="paragraph" w:styleId="IntenseQuote">
    <w:name w:val="Intense Quote"/>
    <w:basedOn w:val="Normal"/>
    <w:next w:val="Normal"/>
    <w:link w:val="IntenseQuoteChar"/>
    <w:uiPriority w:val="30"/>
    <w:qFormat/>
    <w:rsid w:val="003049D9"/>
    <w:pPr>
      <w:pBdr>
        <w:top w:val="single" w:sz="4" w:space="10" w:color="4472C4" w:themeColor="accent1"/>
        <w:bottom w:val="single" w:sz="4" w:space="10" w:color="4472C4" w:themeColor="accent1"/>
      </w:pBdr>
      <w:spacing w:before="360" w:after="360"/>
      <w:ind w:left="864" w:right="864"/>
    </w:pPr>
    <w:rPr>
      <w:i/>
      <w:iCs/>
      <w:color w:val="4472C4" w:themeColor="accent1"/>
    </w:rPr>
  </w:style>
  <w:style w:type="character" w:customStyle="1" w:styleId="IntenseQuoteChar">
    <w:name w:val="Intense Quote Char"/>
    <w:basedOn w:val="DefaultParagraphFont"/>
    <w:link w:val="IntenseQuote"/>
    <w:uiPriority w:val="30"/>
    <w:rsid w:val="003049D9"/>
    <w:rPr>
      <w:i/>
      <w:iCs/>
      <w:color w:val="4472C4" w:themeColor="accent1"/>
      <w:sz w:val="24"/>
    </w:rPr>
  </w:style>
  <w:style w:type="character" w:styleId="SubtleReference">
    <w:name w:val="Subtle Reference"/>
    <w:basedOn w:val="DefaultParagraphFont"/>
    <w:uiPriority w:val="31"/>
    <w:qFormat/>
    <w:rsid w:val="00633F03"/>
    <w:rPr>
      <w:smallCaps/>
      <w:color w:val="5A5A5A" w:themeColor="text1" w:themeTint="A5"/>
    </w:rPr>
  </w:style>
  <w:style w:type="paragraph" w:styleId="Title">
    <w:name w:val="Title"/>
    <w:basedOn w:val="Normal"/>
    <w:next w:val="Normal"/>
    <w:link w:val="TitleChar"/>
    <w:uiPriority w:val="10"/>
    <w:qFormat/>
    <w:rsid w:val="00FA50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521"/>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776521"/>
    <w:rPr>
      <w:rFonts w:eastAsiaTheme="minorEastAsia"/>
      <w:color w:val="5A5A5A" w:themeColor="text1" w:themeTint="A5"/>
      <w:spacing w:val="15"/>
    </w:rPr>
  </w:style>
  <w:style w:type="paragraph" w:styleId="BalloonText">
    <w:name w:val="Balloon Text"/>
    <w:basedOn w:val="Normal"/>
    <w:link w:val="BalloonTextChar"/>
    <w:uiPriority w:val="99"/>
    <w:semiHidden/>
    <w:unhideWhenUsed/>
    <w:rsid w:val="00A97B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7BF6"/>
    <w:rPr>
      <w:rFonts w:ascii="Segoe UI" w:hAnsi="Segoe UI" w:cs="Segoe UI"/>
      <w:sz w:val="18"/>
      <w:szCs w:val="18"/>
    </w:rPr>
  </w:style>
  <w:style w:type="character" w:styleId="FollowedHyperlink">
    <w:name w:val="FollowedHyperlink"/>
    <w:basedOn w:val="DefaultParagraphFont"/>
    <w:uiPriority w:val="99"/>
    <w:semiHidden/>
    <w:unhideWhenUsed/>
    <w:rsid w:val="00183D3C"/>
    <w:rPr>
      <w:color w:val="954F72" w:themeColor="followedHyperlink"/>
      <w:u w:val="single"/>
    </w:rPr>
  </w:style>
  <w:style w:type="paragraph" w:styleId="Header">
    <w:name w:val="header"/>
    <w:basedOn w:val="Normal"/>
    <w:link w:val="HeaderChar"/>
    <w:uiPriority w:val="99"/>
    <w:unhideWhenUsed/>
    <w:rsid w:val="004F0C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0CDE"/>
    <w:rPr>
      <w:sz w:val="24"/>
    </w:rPr>
  </w:style>
  <w:style w:type="paragraph" w:styleId="Footer">
    <w:name w:val="footer"/>
    <w:basedOn w:val="Normal"/>
    <w:link w:val="FooterChar"/>
    <w:uiPriority w:val="99"/>
    <w:unhideWhenUsed/>
    <w:rsid w:val="004F0C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CD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7072911">
      <w:bodyDiv w:val="1"/>
      <w:marLeft w:val="0"/>
      <w:marRight w:val="0"/>
      <w:marTop w:val="0"/>
      <w:marBottom w:val="0"/>
      <w:divBdr>
        <w:top w:val="none" w:sz="0" w:space="0" w:color="auto"/>
        <w:left w:val="none" w:sz="0" w:space="0" w:color="auto"/>
        <w:bottom w:val="none" w:sz="0" w:space="0" w:color="auto"/>
        <w:right w:val="none" w:sz="0" w:space="0" w:color="auto"/>
      </w:divBdr>
    </w:div>
    <w:div w:id="1479955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ocs.unrealengine.com/en-US/BuildingWorlds/LevelEditor/Viewports/ViewportOptions/index.html"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docs.unrealengine.com/en-US/AnimatingObjects/Sequencer/Overview/index.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ue5.style/" TargetMode="External"/><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b764499-e078-495f-aeb4-08a7d59364b6" xsi:nil="true"/>
    <lcf76f155ced4ddcb4097134ff3c332f xmlns="7542f1a0-261f-42d4-a24c-981d32adf36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6AD668B9610954493BCE3A81AE1B74D" ma:contentTypeVersion="16" ma:contentTypeDescription="Create a new document." ma:contentTypeScope="" ma:versionID="ffaf9d5edd12fe578b01443a513bd821">
  <xsd:schema xmlns:xsd="http://www.w3.org/2001/XMLSchema" xmlns:xs="http://www.w3.org/2001/XMLSchema" xmlns:p="http://schemas.microsoft.com/office/2006/metadata/properties" xmlns:ns2="7542f1a0-261f-42d4-a24c-981d32adf365" xmlns:ns3="3b764499-e078-495f-aeb4-08a7d59364b6" targetNamespace="http://schemas.microsoft.com/office/2006/metadata/properties" ma:root="true" ma:fieldsID="c53be51d64a094fe362a75c28a858f02" ns2:_="" ns3:_="">
    <xsd:import namespace="7542f1a0-261f-42d4-a24c-981d32adf365"/>
    <xsd:import namespace="3b764499-e078-495f-aeb4-08a7d59364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2f1a0-261f-42d4-a24c-981d32adf3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87413a6-e425-463b-b224-a4b5e77e4f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764499-e078-495f-aeb4-08a7d59364b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8b17c27-598d-4283-bc26-2d3c7e63c320}" ma:internalName="TaxCatchAll" ma:showField="CatchAllData" ma:web="3b764499-e078-495f-aeb4-08a7d59364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9E4E75-E2BB-454A-9B1D-0979623EBCF0}">
  <ds:schemaRefs>
    <ds:schemaRef ds:uri="http://schemas.microsoft.com/office/2006/metadata/properties"/>
    <ds:schemaRef ds:uri="http://schemas.microsoft.com/office/infopath/2007/PartnerControls"/>
    <ds:schemaRef ds:uri="3b764499-e078-495f-aeb4-08a7d59364b6"/>
    <ds:schemaRef ds:uri="7542f1a0-261f-42d4-a24c-981d32adf365"/>
  </ds:schemaRefs>
</ds:datastoreItem>
</file>

<file path=customXml/itemProps2.xml><?xml version="1.0" encoding="utf-8"?>
<ds:datastoreItem xmlns:ds="http://schemas.openxmlformats.org/officeDocument/2006/customXml" ds:itemID="{63387023-3F04-4B49-AA0B-AC63FC04DD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42f1a0-261f-42d4-a24c-981d32adf365"/>
    <ds:schemaRef ds:uri="3b764499-e078-495f-aeb4-08a7d59364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5643D2-4F7F-4844-B587-5546753D3D4A}">
  <ds:schemaRefs>
    <ds:schemaRef ds:uri="http://schemas.openxmlformats.org/officeDocument/2006/bibliography"/>
  </ds:schemaRefs>
</ds:datastoreItem>
</file>

<file path=customXml/itemProps4.xml><?xml version="1.0" encoding="utf-8"?>
<ds:datastoreItem xmlns:ds="http://schemas.openxmlformats.org/officeDocument/2006/customXml" ds:itemID="{4959AEEA-2F5F-443F-A4F6-4854A63E38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14</Pages>
  <Words>2762</Words>
  <Characters>15744</Characters>
  <Application>Microsoft Office Word</Application>
  <DocSecurity>0</DocSecurity>
  <Lines>131</Lines>
  <Paragraphs>36</Paragraphs>
  <ScaleCrop>false</ScaleCrop>
  <Company/>
  <LinksUpToDate>false</LinksUpToDate>
  <CharactersWithSpaces>18470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Geske</dc:creator>
  <cp:keywords/>
  <dc:description/>
  <cp:lastModifiedBy>Kyle Geske</cp:lastModifiedBy>
  <cp:revision>452</cp:revision>
  <dcterms:created xsi:type="dcterms:W3CDTF">2021-02-08T23:01:00Z</dcterms:created>
  <dcterms:modified xsi:type="dcterms:W3CDTF">2024-01-04T21:31:00Z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0x010100B6AD668B9610954493BCE3A81AE1B74D</vt:lpwstr>
  </property>
  <property fmtid="{D5CDD505-2E9C-101B-9397-08002B2CF9AE}" pid="3" name="MediaServiceImageTags">
    <vt:lpwstr/>
  </property>
</Properties>
</file>